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7B4B5" w14:textId="53DDA7EC" w:rsidR="00DD1BED" w:rsidRPr="000531B5" w:rsidRDefault="000531B5" w:rsidP="00DD1BED">
      <w:pPr>
        <w:pStyle w:val="Title"/>
        <w:spacing w:before="80"/>
        <w:rPr>
          <w:rFonts w:asciiTheme="minorHAnsi" w:hAnsiTheme="minorHAnsi" w:cstheme="minorHAnsi"/>
          <w:b w:val="0"/>
          <w:lang w:val="en-US"/>
        </w:rPr>
      </w:pPr>
      <w:r>
        <w:rPr>
          <w:rFonts w:asciiTheme="minorHAnsi" w:hAnsiTheme="minorHAnsi" w:cstheme="minorHAnsi"/>
          <w:b w:val="0"/>
          <w:bCs/>
          <w:lang w:val="en-US"/>
        </w:rPr>
        <w:t xml:space="preserve"> </w:t>
      </w:r>
    </w:p>
    <w:p w14:paraId="45C4EF3A" w14:textId="77777777" w:rsidR="007A02E8" w:rsidRPr="00781421" w:rsidRDefault="007A02E8" w:rsidP="007A02E8">
      <w:pPr>
        <w:rPr>
          <w:rFonts w:cstheme="minorHAnsi"/>
        </w:rPr>
      </w:pPr>
    </w:p>
    <w:p w14:paraId="1D479CD2" w14:textId="77777777" w:rsidR="007A02E8" w:rsidRPr="00781421" w:rsidRDefault="007A02E8" w:rsidP="007A02E8">
      <w:pPr>
        <w:rPr>
          <w:rFonts w:cstheme="minorHAnsi"/>
        </w:rPr>
      </w:pPr>
    </w:p>
    <w:p w14:paraId="20BCDD46" w14:textId="77777777" w:rsidR="007A02E8" w:rsidRPr="00781421" w:rsidRDefault="007A02E8" w:rsidP="007A02E8">
      <w:pPr>
        <w:rPr>
          <w:rFonts w:cstheme="minorHAnsi"/>
        </w:rPr>
      </w:pPr>
    </w:p>
    <w:p w14:paraId="27D072ED" w14:textId="77777777" w:rsidR="00874B20" w:rsidRPr="00781421" w:rsidRDefault="00874B20" w:rsidP="007A02E8">
      <w:pPr>
        <w:rPr>
          <w:rFonts w:cstheme="minorHAnsi"/>
        </w:rPr>
      </w:pPr>
    </w:p>
    <w:p w14:paraId="5B929452" w14:textId="77777777" w:rsidR="00874B20" w:rsidRPr="00781421" w:rsidRDefault="00874B20" w:rsidP="007A02E8">
      <w:pPr>
        <w:rPr>
          <w:rFonts w:cstheme="minorHAnsi"/>
        </w:rPr>
      </w:pPr>
    </w:p>
    <w:p w14:paraId="6EDA5527" w14:textId="77777777" w:rsidR="007A02E8" w:rsidRPr="00781421" w:rsidRDefault="007A02E8" w:rsidP="007A02E8">
      <w:pPr>
        <w:rPr>
          <w:rFonts w:cstheme="minorHAnsi"/>
        </w:rPr>
      </w:pPr>
    </w:p>
    <w:p w14:paraId="10DF8E05" w14:textId="77777777" w:rsidR="007A02E8" w:rsidRPr="00781421" w:rsidRDefault="00DD1BED" w:rsidP="00867193">
      <w:pPr>
        <w:pStyle w:val="Title"/>
        <w:spacing w:before="0"/>
        <w:rPr>
          <w:rFonts w:asciiTheme="minorHAnsi" w:hAnsiTheme="minorHAnsi" w:cstheme="minorHAnsi"/>
          <w:bCs/>
          <w:color w:val="ED7D31" w:themeColor="accent2"/>
          <w:lang w:val="en-US"/>
        </w:rPr>
      </w:pPr>
      <w:r w:rsidRPr="00781421">
        <w:rPr>
          <w:rFonts w:asciiTheme="minorHAnsi" w:hAnsiTheme="minorHAnsi" w:cstheme="minorHAnsi"/>
          <w:bCs/>
          <w:color w:val="ED7D31" w:themeColor="accent2"/>
          <w:lang w:val="en-US"/>
        </w:rPr>
        <w:t xml:space="preserve">KEBIJAKAN </w:t>
      </w:r>
    </w:p>
    <w:p w14:paraId="505645E6" w14:textId="1146E48F" w:rsidR="00DD1BED" w:rsidRPr="00781421" w:rsidRDefault="00CF0E98" w:rsidP="00867193">
      <w:pPr>
        <w:pStyle w:val="Title"/>
        <w:spacing w:before="0"/>
        <w:rPr>
          <w:rFonts w:asciiTheme="minorHAnsi" w:hAnsiTheme="minorHAnsi" w:cstheme="minorHAnsi"/>
          <w:b w:val="0"/>
          <w:bCs/>
          <w:color w:val="ED7D31" w:themeColor="accent2"/>
          <w:lang w:val="en-US"/>
        </w:rPr>
      </w:pPr>
      <w:r w:rsidRPr="00781421">
        <w:rPr>
          <w:rFonts w:asciiTheme="minorHAnsi" w:hAnsiTheme="minorHAnsi" w:cstheme="minorHAnsi"/>
          <w:bCs/>
          <w:color w:val="ED7D31" w:themeColor="accent2"/>
          <w:lang w:val="en-US"/>
        </w:rPr>
        <w:t>MANAJEMEN RISIKO</w:t>
      </w:r>
    </w:p>
    <w:p w14:paraId="18C46E9C" w14:textId="622FC142" w:rsidR="00DD1BED" w:rsidRPr="00867193" w:rsidRDefault="00DD1BED" w:rsidP="00867193">
      <w:pPr>
        <w:tabs>
          <w:tab w:val="center" w:pos="720"/>
        </w:tabs>
        <w:spacing w:before="0" w:after="0"/>
        <w:jc w:val="center"/>
        <w:rPr>
          <w:rFonts w:cstheme="minorHAnsi"/>
          <w:b/>
          <w:color w:val="000000"/>
          <w:sz w:val="16"/>
          <w:szCs w:val="16"/>
          <w:lang w:val="en-US"/>
        </w:rPr>
      </w:pPr>
    </w:p>
    <w:p w14:paraId="289EFA14" w14:textId="65CAF8F5" w:rsidR="00867193" w:rsidRPr="00781421" w:rsidRDefault="00867193" w:rsidP="00867193">
      <w:pPr>
        <w:pStyle w:val="Title"/>
        <w:spacing w:before="0"/>
        <w:rPr>
          <w:rFonts w:asciiTheme="minorHAnsi" w:hAnsiTheme="minorHAnsi" w:cstheme="minorHAnsi"/>
          <w:bCs/>
          <w:color w:val="ED7D31" w:themeColor="accent2"/>
          <w:lang w:val="en-US"/>
        </w:rPr>
      </w:pPr>
      <w:r>
        <w:rPr>
          <w:rFonts w:asciiTheme="minorHAnsi" w:hAnsiTheme="minorHAnsi" w:cstheme="minorHAnsi"/>
          <w:bCs/>
          <w:i/>
          <w:color w:val="ED7D31" w:themeColor="accent2"/>
          <w:lang w:val="en-US"/>
        </w:rPr>
        <w:t>MANAGEMENT RISK</w:t>
      </w:r>
      <w:r w:rsidRPr="00781421">
        <w:rPr>
          <w:rFonts w:asciiTheme="minorHAnsi" w:hAnsiTheme="minorHAnsi" w:cstheme="minorHAnsi"/>
          <w:bCs/>
          <w:color w:val="ED7D31" w:themeColor="accent2"/>
          <w:lang w:val="en-US"/>
        </w:rPr>
        <w:t xml:space="preserve"> </w:t>
      </w:r>
    </w:p>
    <w:p w14:paraId="75ECA0B0" w14:textId="15E85E02" w:rsidR="00867193" w:rsidRPr="00867193" w:rsidRDefault="00867193" w:rsidP="00867193">
      <w:pPr>
        <w:pStyle w:val="Title"/>
        <w:spacing w:after="80"/>
        <w:rPr>
          <w:rFonts w:asciiTheme="minorHAnsi" w:hAnsiTheme="minorHAnsi" w:cstheme="minorHAnsi"/>
          <w:b w:val="0"/>
          <w:bCs/>
          <w:i/>
          <w:color w:val="ED7D31" w:themeColor="accent2"/>
          <w:lang w:val="en-US"/>
        </w:rPr>
      </w:pPr>
      <w:r w:rsidRPr="00867193">
        <w:rPr>
          <w:rFonts w:asciiTheme="minorHAnsi" w:hAnsiTheme="minorHAnsi" w:cstheme="minorHAnsi"/>
          <w:bCs/>
          <w:i/>
          <w:color w:val="ED7D31" w:themeColor="accent2"/>
          <w:lang w:val="en-US"/>
        </w:rPr>
        <w:t>POLICY</w:t>
      </w:r>
    </w:p>
    <w:p w14:paraId="6A793B07" w14:textId="77777777" w:rsidR="00867193" w:rsidRPr="00781421" w:rsidRDefault="00867193" w:rsidP="00DD1BED">
      <w:pPr>
        <w:tabs>
          <w:tab w:val="center" w:pos="720"/>
        </w:tabs>
        <w:spacing w:before="80" w:after="80"/>
        <w:jc w:val="center"/>
        <w:rPr>
          <w:rFonts w:cstheme="minorHAnsi"/>
          <w:b/>
          <w:color w:val="000000"/>
          <w:sz w:val="16"/>
          <w:szCs w:val="16"/>
        </w:rPr>
      </w:pPr>
    </w:p>
    <w:p w14:paraId="42D41949" w14:textId="77777777" w:rsidR="00DD1BED" w:rsidRPr="00781421" w:rsidRDefault="00DD1BED" w:rsidP="00DD1BED">
      <w:pPr>
        <w:tabs>
          <w:tab w:val="center" w:pos="720"/>
        </w:tabs>
        <w:spacing w:before="80" w:after="80"/>
        <w:jc w:val="center"/>
        <w:rPr>
          <w:rFonts w:cstheme="minorHAnsi"/>
          <w:b/>
          <w:color w:val="000000"/>
          <w:sz w:val="16"/>
          <w:szCs w:val="16"/>
        </w:rPr>
      </w:pPr>
    </w:p>
    <w:p w14:paraId="5E2C318E" w14:textId="77777777" w:rsidR="007A02E8" w:rsidRPr="00781421" w:rsidRDefault="007A02E8" w:rsidP="00DD1BED">
      <w:pPr>
        <w:tabs>
          <w:tab w:val="center" w:pos="720"/>
        </w:tabs>
        <w:spacing w:before="80" w:after="80"/>
        <w:jc w:val="center"/>
        <w:rPr>
          <w:rFonts w:cstheme="minorHAnsi"/>
          <w:b/>
          <w:color w:val="000000"/>
          <w:sz w:val="16"/>
          <w:szCs w:val="16"/>
        </w:rPr>
      </w:pPr>
    </w:p>
    <w:p w14:paraId="2AE353C2" w14:textId="77777777" w:rsidR="007A02E8" w:rsidRPr="00781421" w:rsidRDefault="007A02E8" w:rsidP="00DD1BED">
      <w:pPr>
        <w:tabs>
          <w:tab w:val="center" w:pos="720"/>
        </w:tabs>
        <w:spacing w:before="80" w:after="80"/>
        <w:jc w:val="center"/>
        <w:rPr>
          <w:rFonts w:cstheme="minorHAnsi"/>
          <w:b/>
          <w:color w:val="000000"/>
          <w:sz w:val="16"/>
          <w:szCs w:val="16"/>
        </w:rPr>
      </w:pPr>
    </w:p>
    <w:p w14:paraId="2DED36F3" w14:textId="77777777" w:rsidR="007A02E8" w:rsidRPr="00781421" w:rsidRDefault="007A02E8" w:rsidP="00DD1BED">
      <w:pPr>
        <w:tabs>
          <w:tab w:val="center" w:pos="720"/>
        </w:tabs>
        <w:spacing w:before="80" w:after="80"/>
        <w:jc w:val="center"/>
        <w:rPr>
          <w:rFonts w:cstheme="minorHAnsi"/>
          <w:b/>
          <w:color w:val="000000"/>
          <w:sz w:val="16"/>
          <w:szCs w:val="16"/>
        </w:rPr>
      </w:pPr>
    </w:p>
    <w:p w14:paraId="073139B7" w14:textId="77777777" w:rsidR="00867193" w:rsidRPr="003A6CB0" w:rsidRDefault="00867193" w:rsidP="00867193">
      <w:pPr>
        <w:tabs>
          <w:tab w:val="center" w:pos="720"/>
        </w:tabs>
        <w:jc w:val="center"/>
        <w:rPr>
          <w:rFonts w:cstheme="minorHAnsi"/>
          <w:color w:val="000000"/>
          <w:sz w:val="16"/>
          <w:szCs w:val="16"/>
        </w:rPr>
      </w:pPr>
      <w:r w:rsidRPr="003A6CB0">
        <w:rPr>
          <w:rFonts w:cstheme="minorHAnsi"/>
          <w:b/>
          <w:color w:val="000000"/>
          <w:sz w:val="16"/>
          <w:szCs w:val="16"/>
        </w:rPr>
        <w:t xml:space="preserve">© </w:t>
      </w:r>
      <w:r w:rsidRPr="003A6CB0">
        <w:rPr>
          <w:rFonts w:cstheme="minorHAnsi"/>
          <w:color w:val="000000"/>
          <w:sz w:val="16"/>
          <w:szCs w:val="16"/>
        </w:rPr>
        <w:t>Hak Cipta</w:t>
      </w:r>
    </w:p>
    <w:p w14:paraId="067FDB1B" w14:textId="77777777" w:rsidR="00867193" w:rsidRPr="003F733C" w:rsidRDefault="00867193" w:rsidP="00867193">
      <w:pPr>
        <w:tabs>
          <w:tab w:val="center" w:pos="720"/>
        </w:tabs>
        <w:jc w:val="center"/>
        <w:rPr>
          <w:rFonts w:cstheme="minorHAnsi"/>
          <w:i/>
          <w:color w:val="000000"/>
          <w:sz w:val="16"/>
          <w:szCs w:val="16"/>
        </w:rPr>
      </w:pPr>
      <w:r w:rsidRPr="003F733C">
        <w:rPr>
          <w:rFonts w:cstheme="minorHAnsi"/>
          <w:b/>
          <w:i/>
          <w:color w:val="000000"/>
          <w:sz w:val="16"/>
          <w:szCs w:val="16"/>
        </w:rPr>
        <w:t>©</w:t>
      </w:r>
      <w:r>
        <w:rPr>
          <w:rFonts w:cstheme="minorHAnsi"/>
          <w:b/>
          <w:i/>
          <w:color w:val="000000"/>
          <w:sz w:val="16"/>
          <w:szCs w:val="16"/>
          <w:lang w:val="en-US"/>
        </w:rPr>
        <w:t xml:space="preserve"> </w:t>
      </w:r>
      <w:r w:rsidRPr="003A6CB0">
        <w:rPr>
          <w:rFonts w:cstheme="minorHAnsi"/>
          <w:i/>
          <w:color w:val="000000"/>
          <w:sz w:val="16"/>
          <w:szCs w:val="16"/>
          <w:lang w:val="en-US"/>
        </w:rPr>
        <w:t>Copyrights</w:t>
      </w:r>
    </w:p>
    <w:p w14:paraId="72054211" w14:textId="77777777" w:rsidR="00867193" w:rsidRPr="003F733C" w:rsidRDefault="00867193" w:rsidP="00867193">
      <w:pPr>
        <w:jc w:val="center"/>
        <w:rPr>
          <w:rFonts w:cstheme="minorHAnsi"/>
          <w:color w:val="000000"/>
          <w:sz w:val="16"/>
          <w:szCs w:val="16"/>
        </w:rPr>
      </w:pPr>
    </w:p>
    <w:p w14:paraId="4EC48D45" w14:textId="44F442DF" w:rsidR="00867193" w:rsidRPr="003A6CB0" w:rsidRDefault="00867193" w:rsidP="00867193">
      <w:pPr>
        <w:jc w:val="center"/>
        <w:rPr>
          <w:rFonts w:cstheme="minorHAnsi"/>
          <w:color w:val="000000"/>
          <w:sz w:val="16"/>
          <w:szCs w:val="16"/>
        </w:rPr>
      </w:pPr>
      <w:r w:rsidRPr="003A6CB0">
        <w:rPr>
          <w:rFonts w:cstheme="minorHAnsi"/>
          <w:color w:val="000000"/>
          <w:sz w:val="16"/>
          <w:szCs w:val="16"/>
        </w:rPr>
        <w:t xml:space="preserve">Dokumen ini adalah milik </w:t>
      </w:r>
      <w:r w:rsidR="00AF150D">
        <w:rPr>
          <w:rFonts w:cstheme="minorHAnsi"/>
          <w:color w:val="000000"/>
          <w:sz w:val="16"/>
          <w:szCs w:val="16"/>
        </w:rPr>
        <w:t>PT Didi Max Berjangka</w:t>
      </w:r>
      <w:r w:rsidRPr="003A6CB0">
        <w:rPr>
          <w:rFonts w:cstheme="minorHAnsi"/>
          <w:color w:val="000000"/>
          <w:sz w:val="16"/>
          <w:szCs w:val="16"/>
        </w:rPr>
        <w:t xml:space="preserve">, tidak boleh disalin atau dicopy untuk keperluan apapun </w:t>
      </w:r>
    </w:p>
    <w:p w14:paraId="656C7D16" w14:textId="1230E4DE" w:rsidR="00867193" w:rsidRPr="003A6CB0" w:rsidRDefault="00867193" w:rsidP="00867193">
      <w:pPr>
        <w:jc w:val="center"/>
        <w:rPr>
          <w:rFonts w:cstheme="minorHAnsi"/>
          <w:color w:val="000000"/>
          <w:sz w:val="16"/>
          <w:szCs w:val="16"/>
        </w:rPr>
      </w:pPr>
      <w:r w:rsidRPr="003A6CB0">
        <w:rPr>
          <w:rFonts w:cstheme="minorHAnsi"/>
          <w:color w:val="000000"/>
          <w:sz w:val="16"/>
          <w:szCs w:val="16"/>
        </w:rPr>
        <w:t xml:space="preserve">dan dalam bentuk apapun, secara menyeluruh atau sebagian tanpa seijin </w:t>
      </w:r>
      <w:r w:rsidR="00AF150D">
        <w:rPr>
          <w:rFonts w:cstheme="minorHAnsi"/>
          <w:color w:val="000000"/>
          <w:sz w:val="16"/>
          <w:szCs w:val="16"/>
        </w:rPr>
        <w:t>PT Didi Max Berjangka</w:t>
      </w:r>
      <w:r w:rsidRPr="003A6CB0">
        <w:rPr>
          <w:rFonts w:cstheme="minorHAnsi"/>
          <w:color w:val="000000"/>
          <w:sz w:val="16"/>
          <w:szCs w:val="16"/>
        </w:rPr>
        <w:t xml:space="preserve">. </w:t>
      </w:r>
    </w:p>
    <w:p w14:paraId="0E0799D9" w14:textId="4AAD74E6" w:rsidR="00867193" w:rsidRPr="003A6CB0" w:rsidRDefault="00AF150D" w:rsidP="00867193">
      <w:pPr>
        <w:jc w:val="center"/>
        <w:rPr>
          <w:rFonts w:cstheme="minorHAnsi"/>
          <w:color w:val="000000"/>
          <w:sz w:val="16"/>
          <w:szCs w:val="16"/>
        </w:rPr>
      </w:pPr>
      <w:r>
        <w:rPr>
          <w:rFonts w:cstheme="minorHAnsi"/>
          <w:color w:val="000000"/>
          <w:sz w:val="16"/>
          <w:szCs w:val="16"/>
        </w:rPr>
        <w:t>PT Didi Max Berjangka</w:t>
      </w:r>
      <w:r w:rsidR="00867193" w:rsidRPr="003A6CB0">
        <w:rPr>
          <w:rFonts w:cstheme="minorHAnsi"/>
          <w:color w:val="000000"/>
          <w:sz w:val="16"/>
          <w:szCs w:val="16"/>
        </w:rPr>
        <w:t xml:space="preserve"> tidak bertanggung jawab atas kewajiban yang muncul </w:t>
      </w:r>
    </w:p>
    <w:p w14:paraId="54A5E00A" w14:textId="77777777" w:rsidR="00867193" w:rsidRDefault="00867193" w:rsidP="00867193">
      <w:pPr>
        <w:jc w:val="center"/>
        <w:rPr>
          <w:rFonts w:cstheme="minorHAnsi"/>
          <w:color w:val="000000"/>
          <w:sz w:val="16"/>
          <w:szCs w:val="16"/>
        </w:rPr>
      </w:pPr>
      <w:r w:rsidRPr="003A6CB0">
        <w:rPr>
          <w:rFonts w:cstheme="minorHAnsi"/>
          <w:color w:val="000000"/>
          <w:sz w:val="16"/>
          <w:szCs w:val="16"/>
        </w:rPr>
        <w:t>karena penyalahgunaan dokumen ini oleh pihak ketiga.</w:t>
      </w:r>
    </w:p>
    <w:p w14:paraId="7A90C109" w14:textId="4014DF1F" w:rsidR="00867193" w:rsidRDefault="00867193" w:rsidP="00867193">
      <w:pPr>
        <w:jc w:val="center"/>
        <w:rPr>
          <w:rFonts w:cstheme="minorHAnsi"/>
          <w:i/>
          <w:color w:val="000000"/>
          <w:sz w:val="16"/>
          <w:szCs w:val="16"/>
          <w:lang w:val="en-US"/>
        </w:rPr>
      </w:pPr>
      <w:r>
        <w:rPr>
          <w:rFonts w:cstheme="minorHAnsi"/>
          <w:i/>
          <w:color w:val="000000"/>
          <w:sz w:val="16"/>
          <w:szCs w:val="16"/>
          <w:lang w:val="en-US"/>
        </w:rPr>
        <w:t xml:space="preserve">This document is owned by </w:t>
      </w:r>
      <w:r w:rsidR="00AF150D">
        <w:rPr>
          <w:rFonts w:cstheme="minorHAnsi"/>
          <w:i/>
          <w:color w:val="000000"/>
          <w:sz w:val="16"/>
          <w:szCs w:val="16"/>
          <w:lang w:val="en-US"/>
        </w:rPr>
        <w:t>PT Didi Max Berjangka</w:t>
      </w:r>
      <w:r>
        <w:rPr>
          <w:rFonts w:cstheme="minorHAnsi"/>
          <w:i/>
          <w:color w:val="000000"/>
          <w:sz w:val="16"/>
          <w:szCs w:val="16"/>
          <w:lang w:val="en-US"/>
        </w:rPr>
        <w:t>, it’s forbidden to be copied for any necessity in any forms</w:t>
      </w:r>
    </w:p>
    <w:p w14:paraId="1E4A7B92" w14:textId="20831131" w:rsidR="00867193" w:rsidRDefault="00867193" w:rsidP="00867193">
      <w:pPr>
        <w:jc w:val="center"/>
        <w:rPr>
          <w:rFonts w:cstheme="minorHAnsi"/>
          <w:i/>
          <w:color w:val="000000"/>
          <w:sz w:val="16"/>
          <w:szCs w:val="16"/>
          <w:lang w:val="en-US"/>
        </w:rPr>
      </w:pPr>
      <w:r>
        <w:rPr>
          <w:rFonts w:cstheme="minorHAnsi"/>
          <w:i/>
          <w:color w:val="000000"/>
          <w:sz w:val="16"/>
          <w:szCs w:val="16"/>
          <w:lang w:val="en-US"/>
        </w:rPr>
        <w:t xml:space="preserve">and in the whole or in a part without </w:t>
      </w:r>
      <w:r w:rsidR="00AF150D">
        <w:rPr>
          <w:rFonts w:cstheme="minorHAnsi"/>
          <w:i/>
          <w:color w:val="000000"/>
          <w:sz w:val="16"/>
          <w:szCs w:val="16"/>
          <w:lang w:val="en-US"/>
        </w:rPr>
        <w:t>PT Didi Max Berjangka</w:t>
      </w:r>
      <w:r>
        <w:rPr>
          <w:rFonts w:cstheme="minorHAnsi"/>
          <w:i/>
          <w:color w:val="000000"/>
          <w:sz w:val="16"/>
          <w:szCs w:val="16"/>
          <w:lang w:val="en-US"/>
        </w:rPr>
        <w:t xml:space="preserve"> permit.</w:t>
      </w:r>
    </w:p>
    <w:p w14:paraId="2A7348E9" w14:textId="681A2390" w:rsidR="00867193" w:rsidRDefault="00AF150D" w:rsidP="00867193">
      <w:pPr>
        <w:jc w:val="center"/>
        <w:rPr>
          <w:rFonts w:cstheme="minorHAnsi"/>
          <w:i/>
          <w:color w:val="000000"/>
          <w:sz w:val="16"/>
          <w:szCs w:val="16"/>
          <w:lang w:val="en-US"/>
        </w:rPr>
      </w:pPr>
      <w:r>
        <w:rPr>
          <w:rFonts w:cstheme="minorHAnsi"/>
          <w:i/>
          <w:color w:val="000000"/>
          <w:sz w:val="16"/>
          <w:szCs w:val="16"/>
          <w:lang w:val="en-US"/>
        </w:rPr>
        <w:t>PT Didi Max Berjangka</w:t>
      </w:r>
      <w:r w:rsidR="00867193">
        <w:rPr>
          <w:rFonts w:cstheme="minorHAnsi"/>
          <w:i/>
          <w:color w:val="000000"/>
          <w:sz w:val="16"/>
          <w:szCs w:val="16"/>
          <w:lang w:val="en-US"/>
        </w:rPr>
        <w:t xml:space="preserve"> is not responsible for any obligations arising </w:t>
      </w:r>
    </w:p>
    <w:p w14:paraId="23C0E751" w14:textId="77777777" w:rsidR="00867193" w:rsidRDefault="00867193" w:rsidP="00867193">
      <w:pPr>
        <w:jc w:val="center"/>
        <w:rPr>
          <w:rFonts w:cstheme="minorHAnsi"/>
          <w:i/>
          <w:color w:val="000000"/>
          <w:sz w:val="16"/>
          <w:szCs w:val="16"/>
          <w:lang w:val="en-US"/>
        </w:rPr>
      </w:pPr>
      <w:r>
        <w:rPr>
          <w:rFonts w:cstheme="minorHAnsi"/>
          <w:i/>
          <w:color w:val="000000"/>
          <w:sz w:val="16"/>
          <w:szCs w:val="16"/>
          <w:lang w:val="en-US"/>
        </w:rPr>
        <w:t>from the misuse of this document by third party</w:t>
      </w:r>
    </w:p>
    <w:p w14:paraId="27D52EFE" w14:textId="77777777" w:rsidR="00DD1BED" w:rsidRPr="00781421" w:rsidRDefault="00DD1BED" w:rsidP="00DD1BED">
      <w:pPr>
        <w:rPr>
          <w:rFonts w:cstheme="minorHAnsi"/>
          <w:b/>
          <w:smallCaps/>
        </w:rPr>
      </w:pPr>
    </w:p>
    <w:p w14:paraId="3878897C" w14:textId="77777777" w:rsidR="00DD1BED" w:rsidRPr="00781421" w:rsidRDefault="00DD1BED" w:rsidP="00DD1BED">
      <w:pPr>
        <w:jc w:val="center"/>
        <w:rPr>
          <w:rFonts w:cstheme="minorHAnsi"/>
          <w:b/>
          <w:smallCaps/>
          <w:sz w:val="24"/>
          <w:szCs w:val="24"/>
        </w:rPr>
      </w:pPr>
      <w:r w:rsidRPr="00781421">
        <w:rPr>
          <w:rFonts w:cstheme="minorHAnsi"/>
          <w:b/>
          <w:smallCaps/>
          <w:sz w:val="24"/>
          <w:szCs w:val="24"/>
        </w:rPr>
        <w:t>PENGESAHAN</w:t>
      </w: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891"/>
        <w:gridCol w:w="2892"/>
        <w:gridCol w:w="2890"/>
      </w:tblGrid>
      <w:tr w:rsidR="00DD1BED" w:rsidRPr="00781421" w14:paraId="3B9CB6F1" w14:textId="77777777" w:rsidTr="00183532">
        <w:trPr>
          <w:trHeight w:val="350"/>
          <w:jc w:val="center"/>
        </w:trPr>
        <w:tc>
          <w:tcPr>
            <w:tcW w:w="2891" w:type="dxa"/>
            <w:shd w:val="clear" w:color="auto" w:fill="7F7F7F"/>
            <w:vAlign w:val="center"/>
          </w:tcPr>
          <w:p w14:paraId="033F3144" w14:textId="77777777" w:rsidR="00DD1BED" w:rsidRPr="00781421" w:rsidRDefault="00DD1BED" w:rsidP="00183532">
            <w:pPr>
              <w:pBdr>
                <w:top w:val="nil"/>
                <w:left w:val="nil"/>
                <w:bottom w:val="nil"/>
                <w:right w:val="nil"/>
                <w:between w:val="nil"/>
              </w:pBdr>
              <w:spacing w:line="240" w:lineRule="auto"/>
              <w:jc w:val="center"/>
              <w:rPr>
                <w:rFonts w:cstheme="minorHAnsi"/>
                <w:b/>
                <w:color w:val="FFFFFF"/>
                <w:sz w:val="24"/>
                <w:szCs w:val="24"/>
              </w:rPr>
            </w:pPr>
            <w:r w:rsidRPr="00781421">
              <w:rPr>
                <w:rFonts w:cstheme="minorHAnsi"/>
                <w:b/>
                <w:color w:val="FFFFFF"/>
                <w:sz w:val="24"/>
                <w:szCs w:val="24"/>
              </w:rPr>
              <w:t>Disiapkan Oleh</w:t>
            </w:r>
          </w:p>
        </w:tc>
        <w:tc>
          <w:tcPr>
            <w:tcW w:w="2892" w:type="dxa"/>
            <w:shd w:val="clear" w:color="auto" w:fill="7F7F7F"/>
            <w:vAlign w:val="center"/>
          </w:tcPr>
          <w:p w14:paraId="2A51C1AA" w14:textId="77777777" w:rsidR="00DD1BED" w:rsidRPr="00781421" w:rsidRDefault="00DD1BED" w:rsidP="00183532">
            <w:pPr>
              <w:pBdr>
                <w:top w:val="nil"/>
                <w:left w:val="nil"/>
                <w:bottom w:val="nil"/>
                <w:right w:val="nil"/>
                <w:between w:val="nil"/>
              </w:pBdr>
              <w:spacing w:line="240" w:lineRule="auto"/>
              <w:jc w:val="center"/>
              <w:rPr>
                <w:rFonts w:cstheme="minorHAnsi"/>
                <w:b/>
                <w:color w:val="FFFFFF"/>
                <w:sz w:val="24"/>
                <w:szCs w:val="24"/>
              </w:rPr>
            </w:pPr>
            <w:r w:rsidRPr="00781421">
              <w:rPr>
                <w:rFonts w:cstheme="minorHAnsi"/>
                <w:b/>
                <w:color w:val="FFFFFF"/>
                <w:sz w:val="24"/>
                <w:szCs w:val="24"/>
              </w:rPr>
              <w:t>Diperiksa Oleh</w:t>
            </w:r>
          </w:p>
        </w:tc>
        <w:tc>
          <w:tcPr>
            <w:tcW w:w="2890" w:type="dxa"/>
            <w:shd w:val="clear" w:color="auto" w:fill="7F7F7F"/>
            <w:vAlign w:val="center"/>
          </w:tcPr>
          <w:p w14:paraId="1D7F66F0" w14:textId="28C09EF0" w:rsidR="00DD1BED" w:rsidRPr="00781421" w:rsidRDefault="007A02E8" w:rsidP="00183532">
            <w:pPr>
              <w:pBdr>
                <w:top w:val="nil"/>
                <w:left w:val="nil"/>
                <w:bottom w:val="nil"/>
                <w:right w:val="nil"/>
                <w:between w:val="nil"/>
              </w:pBdr>
              <w:spacing w:line="240" w:lineRule="auto"/>
              <w:jc w:val="center"/>
              <w:rPr>
                <w:rFonts w:cstheme="minorHAnsi"/>
                <w:b/>
                <w:color w:val="FFFFFF"/>
                <w:sz w:val="24"/>
                <w:szCs w:val="24"/>
                <w:lang w:val="en-US"/>
              </w:rPr>
            </w:pPr>
            <w:r w:rsidRPr="00781421">
              <w:rPr>
                <w:rFonts w:cstheme="minorHAnsi"/>
                <w:b/>
                <w:color w:val="FFFFFF"/>
                <w:sz w:val="24"/>
                <w:szCs w:val="24"/>
                <w:lang w:val="en-US"/>
              </w:rPr>
              <w:t>Disetujui Oleh</w:t>
            </w:r>
          </w:p>
        </w:tc>
      </w:tr>
      <w:tr w:rsidR="00DD1BED" w:rsidRPr="00781421" w14:paraId="1B601E01" w14:textId="77777777" w:rsidTr="00183532">
        <w:trPr>
          <w:trHeight w:val="1878"/>
          <w:jc w:val="center"/>
        </w:trPr>
        <w:tc>
          <w:tcPr>
            <w:tcW w:w="2891" w:type="dxa"/>
            <w:shd w:val="clear" w:color="auto" w:fill="auto"/>
            <w:vAlign w:val="center"/>
          </w:tcPr>
          <w:p w14:paraId="06230668" w14:textId="77777777" w:rsidR="00DD1BED" w:rsidRPr="00781421" w:rsidRDefault="00DD1BED" w:rsidP="00183532">
            <w:pPr>
              <w:spacing w:line="240" w:lineRule="auto"/>
              <w:rPr>
                <w:rFonts w:cstheme="minorHAnsi"/>
                <w:sz w:val="24"/>
                <w:szCs w:val="24"/>
              </w:rPr>
            </w:pPr>
          </w:p>
        </w:tc>
        <w:tc>
          <w:tcPr>
            <w:tcW w:w="2892" w:type="dxa"/>
            <w:shd w:val="clear" w:color="auto" w:fill="auto"/>
            <w:vAlign w:val="center"/>
          </w:tcPr>
          <w:p w14:paraId="08B988DE" w14:textId="77777777" w:rsidR="00DD1BED" w:rsidRPr="00781421" w:rsidRDefault="00DD1BED" w:rsidP="00183532">
            <w:pPr>
              <w:spacing w:line="240" w:lineRule="auto"/>
              <w:rPr>
                <w:rFonts w:cstheme="minorHAnsi"/>
                <w:sz w:val="24"/>
                <w:szCs w:val="24"/>
              </w:rPr>
            </w:pPr>
          </w:p>
        </w:tc>
        <w:tc>
          <w:tcPr>
            <w:tcW w:w="2890" w:type="dxa"/>
            <w:shd w:val="clear" w:color="auto" w:fill="auto"/>
            <w:vAlign w:val="center"/>
          </w:tcPr>
          <w:p w14:paraId="50C47242" w14:textId="77777777" w:rsidR="00DD1BED" w:rsidRPr="00781421" w:rsidRDefault="00DD1BED" w:rsidP="00183532">
            <w:pPr>
              <w:spacing w:line="240" w:lineRule="auto"/>
              <w:rPr>
                <w:rFonts w:cstheme="minorHAnsi"/>
                <w:sz w:val="24"/>
                <w:szCs w:val="24"/>
              </w:rPr>
            </w:pPr>
          </w:p>
        </w:tc>
      </w:tr>
      <w:tr w:rsidR="00DD1BED" w:rsidRPr="00781421" w14:paraId="402BB1FD" w14:textId="77777777" w:rsidTr="00183532">
        <w:trPr>
          <w:trHeight w:val="567"/>
          <w:jc w:val="center"/>
        </w:trPr>
        <w:tc>
          <w:tcPr>
            <w:tcW w:w="2891" w:type="dxa"/>
            <w:shd w:val="clear" w:color="auto" w:fill="auto"/>
          </w:tcPr>
          <w:p w14:paraId="516BBF8A" w14:textId="77777777" w:rsidR="00DD1BED" w:rsidRPr="00781421" w:rsidRDefault="00DD1BED" w:rsidP="00183532">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781421">
              <w:rPr>
                <w:rFonts w:cstheme="minorHAnsi"/>
                <w:color w:val="000000"/>
                <w:sz w:val="24"/>
                <w:szCs w:val="24"/>
              </w:rPr>
              <w:t xml:space="preserve">Nama: </w:t>
            </w:r>
          </w:p>
        </w:tc>
        <w:tc>
          <w:tcPr>
            <w:tcW w:w="2892" w:type="dxa"/>
            <w:shd w:val="clear" w:color="auto" w:fill="auto"/>
          </w:tcPr>
          <w:p w14:paraId="2D9FED4C" w14:textId="77777777" w:rsidR="00DD1BED" w:rsidRPr="00781421" w:rsidRDefault="00DD1BED" w:rsidP="00183532">
            <w:pPr>
              <w:spacing w:line="240" w:lineRule="auto"/>
              <w:jc w:val="left"/>
              <w:rPr>
                <w:rFonts w:cstheme="minorHAnsi"/>
                <w:sz w:val="24"/>
                <w:szCs w:val="24"/>
              </w:rPr>
            </w:pPr>
            <w:r w:rsidRPr="00781421">
              <w:rPr>
                <w:rFonts w:cstheme="minorHAnsi"/>
                <w:sz w:val="24"/>
                <w:szCs w:val="24"/>
              </w:rPr>
              <w:t xml:space="preserve">Nama: </w:t>
            </w:r>
          </w:p>
        </w:tc>
        <w:tc>
          <w:tcPr>
            <w:tcW w:w="2890" w:type="dxa"/>
            <w:shd w:val="clear" w:color="auto" w:fill="auto"/>
          </w:tcPr>
          <w:p w14:paraId="6B5F401E" w14:textId="77777777" w:rsidR="00DD1BED" w:rsidRPr="00781421" w:rsidRDefault="00DD1BED" w:rsidP="00183532">
            <w:pPr>
              <w:spacing w:line="240" w:lineRule="auto"/>
              <w:jc w:val="left"/>
              <w:rPr>
                <w:rFonts w:cstheme="minorHAnsi"/>
                <w:sz w:val="24"/>
                <w:szCs w:val="24"/>
              </w:rPr>
            </w:pPr>
            <w:r w:rsidRPr="00781421">
              <w:rPr>
                <w:rFonts w:cstheme="minorHAnsi"/>
                <w:sz w:val="24"/>
                <w:szCs w:val="24"/>
              </w:rPr>
              <w:t xml:space="preserve">Nama: </w:t>
            </w:r>
          </w:p>
        </w:tc>
      </w:tr>
      <w:tr w:rsidR="00DD1BED" w:rsidRPr="00781421" w14:paraId="763B8F59" w14:textId="77777777" w:rsidTr="00183532">
        <w:trPr>
          <w:trHeight w:val="567"/>
          <w:jc w:val="center"/>
        </w:trPr>
        <w:tc>
          <w:tcPr>
            <w:tcW w:w="2891" w:type="dxa"/>
            <w:shd w:val="clear" w:color="auto" w:fill="auto"/>
          </w:tcPr>
          <w:p w14:paraId="675810BF" w14:textId="77777777" w:rsidR="00DD1BED" w:rsidRPr="00781421" w:rsidRDefault="00DD1BED" w:rsidP="00183532">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781421">
              <w:rPr>
                <w:rFonts w:cstheme="minorHAnsi"/>
                <w:color w:val="000000"/>
                <w:sz w:val="24"/>
                <w:szCs w:val="24"/>
              </w:rPr>
              <w:t>Jabatan:</w:t>
            </w:r>
          </w:p>
        </w:tc>
        <w:tc>
          <w:tcPr>
            <w:tcW w:w="2892" w:type="dxa"/>
            <w:shd w:val="clear" w:color="auto" w:fill="auto"/>
          </w:tcPr>
          <w:p w14:paraId="3887676C" w14:textId="77777777" w:rsidR="00DD1BED" w:rsidRPr="00781421" w:rsidRDefault="00DD1BED" w:rsidP="00183532">
            <w:pPr>
              <w:spacing w:line="240" w:lineRule="auto"/>
              <w:jc w:val="left"/>
              <w:rPr>
                <w:rFonts w:cstheme="minorHAnsi"/>
                <w:sz w:val="24"/>
                <w:szCs w:val="24"/>
              </w:rPr>
            </w:pPr>
            <w:r w:rsidRPr="00781421">
              <w:rPr>
                <w:rFonts w:cstheme="minorHAnsi"/>
                <w:sz w:val="24"/>
                <w:szCs w:val="24"/>
              </w:rPr>
              <w:t>Jabatan:</w:t>
            </w:r>
          </w:p>
        </w:tc>
        <w:tc>
          <w:tcPr>
            <w:tcW w:w="2890" w:type="dxa"/>
            <w:shd w:val="clear" w:color="auto" w:fill="auto"/>
          </w:tcPr>
          <w:p w14:paraId="3D9773A0" w14:textId="77777777" w:rsidR="00DD1BED" w:rsidRPr="00781421" w:rsidRDefault="00DD1BED" w:rsidP="00183532">
            <w:pPr>
              <w:spacing w:line="240" w:lineRule="auto"/>
              <w:jc w:val="left"/>
              <w:rPr>
                <w:rFonts w:cstheme="minorHAnsi"/>
                <w:sz w:val="24"/>
                <w:szCs w:val="24"/>
              </w:rPr>
            </w:pPr>
            <w:r w:rsidRPr="00781421">
              <w:rPr>
                <w:rFonts w:cstheme="minorHAnsi"/>
                <w:sz w:val="24"/>
                <w:szCs w:val="24"/>
              </w:rPr>
              <w:t>Jabatan:</w:t>
            </w:r>
          </w:p>
        </w:tc>
      </w:tr>
    </w:tbl>
    <w:p w14:paraId="54864717" w14:textId="77777777" w:rsidR="002D2125" w:rsidRPr="00781421" w:rsidRDefault="002D2125" w:rsidP="00A06D61">
      <w:pPr>
        <w:rPr>
          <w:rFonts w:cstheme="minorHAnsi"/>
          <w:b/>
          <w:smallCaps/>
        </w:rPr>
        <w:sectPr w:rsidR="002D2125" w:rsidRPr="00781421">
          <w:headerReference w:type="first" r:id="rId11"/>
          <w:pgSz w:w="11907" w:h="16839"/>
          <w:pgMar w:top="1440" w:right="1440" w:bottom="1440" w:left="1440" w:header="720" w:footer="720" w:gutter="0"/>
          <w:pgNumType w:start="1"/>
          <w:cols w:space="720"/>
        </w:sectPr>
      </w:pPr>
    </w:p>
    <w:p w14:paraId="04D5051B" w14:textId="4DF6B3A9" w:rsidR="00C22907" w:rsidRPr="00781421" w:rsidRDefault="00874B20" w:rsidP="00A06D61">
      <w:pPr>
        <w:spacing w:before="0" w:after="0" w:line="360" w:lineRule="auto"/>
        <w:jc w:val="center"/>
        <w:rPr>
          <w:rFonts w:cstheme="minorHAnsi"/>
          <w:b/>
          <w:bCs/>
          <w:noProof/>
          <w:color w:val="ED7D31" w:themeColor="accent2"/>
          <w:sz w:val="24"/>
          <w:szCs w:val="24"/>
          <w:lang w:val="en-US"/>
        </w:rPr>
      </w:pPr>
      <w:r w:rsidRPr="00781421">
        <w:rPr>
          <w:rFonts w:cstheme="minorHAnsi"/>
          <w:b/>
          <w:bCs/>
          <w:noProof/>
          <w:color w:val="ED7D31" w:themeColor="accent2"/>
          <w:sz w:val="24"/>
          <w:szCs w:val="24"/>
          <w:lang w:val="en-US"/>
        </w:rPr>
        <w:lastRenderedPageBreak/>
        <w:t>Catatan Perubahan Dokumen</w:t>
      </w:r>
    </w:p>
    <w:p w14:paraId="7B319BE5" w14:textId="77777777" w:rsidR="00C22907" w:rsidRPr="00781421" w:rsidRDefault="00C22907" w:rsidP="00A47C9C">
      <w:pPr>
        <w:spacing w:before="0" w:after="0" w:line="360" w:lineRule="auto"/>
        <w:rPr>
          <w:rFonts w:cstheme="minorHAnsi"/>
          <w:sz w:val="24"/>
          <w:szCs w:val="24"/>
          <w:lang w:val="en-US"/>
        </w:rPr>
      </w:pPr>
    </w:p>
    <w:tbl>
      <w:tblPr>
        <w:tblStyle w:val="TableGrid"/>
        <w:tblW w:w="0" w:type="auto"/>
        <w:tblLook w:val="04A0" w:firstRow="1" w:lastRow="0" w:firstColumn="1" w:lastColumn="0" w:noHBand="0" w:noVBand="1"/>
      </w:tblPr>
      <w:tblGrid>
        <w:gridCol w:w="1103"/>
        <w:gridCol w:w="1930"/>
        <w:gridCol w:w="1924"/>
        <w:gridCol w:w="4308"/>
      </w:tblGrid>
      <w:tr w:rsidR="00C22907" w:rsidRPr="00781421" w14:paraId="4408F74A" w14:textId="77777777" w:rsidTr="00874B20">
        <w:trPr>
          <w:trHeight w:val="432"/>
        </w:trPr>
        <w:tc>
          <w:tcPr>
            <w:tcW w:w="1103" w:type="dxa"/>
            <w:vAlign w:val="center"/>
          </w:tcPr>
          <w:p w14:paraId="39369E26" w14:textId="282DC185" w:rsidR="00C22907" w:rsidRPr="00781421" w:rsidRDefault="00C22907" w:rsidP="003B1CFB">
            <w:pPr>
              <w:spacing w:before="0" w:after="0" w:line="360" w:lineRule="auto"/>
              <w:jc w:val="center"/>
              <w:rPr>
                <w:rFonts w:cstheme="minorHAnsi"/>
                <w:b/>
                <w:sz w:val="24"/>
                <w:szCs w:val="24"/>
                <w:lang w:val="en-US"/>
              </w:rPr>
            </w:pPr>
            <w:r w:rsidRPr="00781421">
              <w:rPr>
                <w:rFonts w:cstheme="minorHAnsi"/>
                <w:b/>
                <w:sz w:val="24"/>
                <w:szCs w:val="24"/>
              </w:rPr>
              <w:t>Versi</w:t>
            </w:r>
          </w:p>
        </w:tc>
        <w:tc>
          <w:tcPr>
            <w:tcW w:w="1930" w:type="dxa"/>
            <w:vAlign w:val="center"/>
          </w:tcPr>
          <w:p w14:paraId="7F5DD850" w14:textId="794D3E01" w:rsidR="00C22907" w:rsidRPr="008E3912" w:rsidRDefault="003B1CFB" w:rsidP="00A47C9C">
            <w:pPr>
              <w:spacing w:before="0" w:after="0" w:line="360" w:lineRule="auto"/>
              <w:jc w:val="center"/>
              <w:rPr>
                <w:rFonts w:cstheme="minorHAnsi"/>
                <w:b/>
                <w:sz w:val="24"/>
                <w:szCs w:val="24"/>
                <w:lang w:val="en-US"/>
              </w:rPr>
            </w:pPr>
            <w:r w:rsidRPr="008E3912">
              <w:rPr>
                <w:rFonts w:cstheme="minorHAnsi"/>
                <w:b/>
                <w:sz w:val="24"/>
                <w:szCs w:val="24"/>
                <w:lang w:val="en-US"/>
              </w:rPr>
              <w:t>Tanggal</w:t>
            </w:r>
          </w:p>
        </w:tc>
        <w:tc>
          <w:tcPr>
            <w:tcW w:w="1924" w:type="dxa"/>
            <w:vAlign w:val="center"/>
          </w:tcPr>
          <w:p w14:paraId="4E408453" w14:textId="39F49ADB" w:rsidR="00C22907" w:rsidRPr="008E3912" w:rsidRDefault="003B1CFB" w:rsidP="00A47C9C">
            <w:pPr>
              <w:spacing w:before="0" w:after="0" w:line="360" w:lineRule="auto"/>
              <w:jc w:val="center"/>
              <w:rPr>
                <w:rFonts w:cstheme="minorHAnsi"/>
                <w:b/>
                <w:sz w:val="24"/>
                <w:szCs w:val="24"/>
                <w:lang w:val="en-US"/>
              </w:rPr>
            </w:pPr>
            <w:r w:rsidRPr="008E3912">
              <w:rPr>
                <w:rFonts w:cstheme="minorHAnsi"/>
                <w:b/>
                <w:sz w:val="24"/>
                <w:szCs w:val="24"/>
                <w:lang w:val="en-US"/>
              </w:rPr>
              <w:t>Direvisi oleh</w:t>
            </w:r>
          </w:p>
        </w:tc>
        <w:tc>
          <w:tcPr>
            <w:tcW w:w="4308" w:type="dxa"/>
            <w:vAlign w:val="center"/>
          </w:tcPr>
          <w:p w14:paraId="1C214962" w14:textId="28016F3C" w:rsidR="00C22907" w:rsidRPr="008E3912" w:rsidRDefault="003B1CFB" w:rsidP="00A47C9C">
            <w:pPr>
              <w:spacing w:before="0" w:after="0" w:line="360" w:lineRule="auto"/>
              <w:jc w:val="center"/>
              <w:rPr>
                <w:rFonts w:cstheme="minorHAnsi"/>
                <w:b/>
                <w:sz w:val="24"/>
                <w:szCs w:val="24"/>
                <w:lang w:val="en-US"/>
              </w:rPr>
            </w:pPr>
            <w:r w:rsidRPr="008E3912">
              <w:rPr>
                <w:rFonts w:cstheme="minorHAnsi"/>
                <w:b/>
                <w:sz w:val="24"/>
                <w:szCs w:val="24"/>
                <w:lang w:val="en-US"/>
              </w:rPr>
              <w:t>Catatan</w:t>
            </w:r>
          </w:p>
        </w:tc>
      </w:tr>
      <w:tr w:rsidR="00C22907" w:rsidRPr="00781421" w14:paraId="1EB88DAE" w14:textId="77777777" w:rsidTr="00874B20">
        <w:trPr>
          <w:trHeight w:val="720"/>
        </w:trPr>
        <w:tc>
          <w:tcPr>
            <w:tcW w:w="1103" w:type="dxa"/>
            <w:vAlign w:val="center"/>
          </w:tcPr>
          <w:p w14:paraId="27039EB0" w14:textId="30CDF18A" w:rsidR="00C22907" w:rsidRPr="00781421" w:rsidRDefault="00C22907" w:rsidP="00A47C9C">
            <w:pPr>
              <w:spacing w:before="0" w:after="0" w:line="360" w:lineRule="auto"/>
              <w:jc w:val="center"/>
              <w:rPr>
                <w:rFonts w:cstheme="minorHAnsi"/>
                <w:sz w:val="24"/>
                <w:szCs w:val="24"/>
                <w:lang w:val="en-GB"/>
              </w:rPr>
            </w:pPr>
          </w:p>
        </w:tc>
        <w:tc>
          <w:tcPr>
            <w:tcW w:w="1930" w:type="dxa"/>
            <w:vAlign w:val="center"/>
          </w:tcPr>
          <w:p w14:paraId="50EB8062" w14:textId="7B56176F" w:rsidR="00C22907" w:rsidRPr="00781421" w:rsidRDefault="00C22907" w:rsidP="00A47C9C">
            <w:pPr>
              <w:spacing w:before="0" w:after="0" w:line="360" w:lineRule="auto"/>
              <w:jc w:val="center"/>
              <w:rPr>
                <w:rFonts w:cstheme="minorHAnsi"/>
                <w:sz w:val="24"/>
                <w:szCs w:val="24"/>
                <w:lang w:val="en-US"/>
              </w:rPr>
            </w:pPr>
          </w:p>
        </w:tc>
        <w:tc>
          <w:tcPr>
            <w:tcW w:w="1924" w:type="dxa"/>
            <w:vAlign w:val="center"/>
          </w:tcPr>
          <w:p w14:paraId="75A8FD26" w14:textId="7E5369AD" w:rsidR="00C22907" w:rsidRPr="00781421" w:rsidRDefault="00C22907" w:rsidP="00A47C9C">
            <w:pPr>
              <w:spacing w:before="0" w:after="0" w:line="360" w:lineRule="auto"/>
              <w:jc w:val="center"/>
              <w:rPr>
                <w:rFonts w:cstheme="minorHAnsi"/>
                <w:sz w:val="24"/>
                <w:szCs w:val="24"/>
                <w:lang w:val="en-US"/>
              </w:rPr>
            </w:pPr>
          </w:p>
        </w:tc>
        <w:tc>
          <w:tcPr>
            <w:tcW w:w="4308" w:type="dxa"/>
            <w:vAlign w:val="center"/>
          </w:tcPr>
          <w:p w14:paraId="6F049AEE" w14:textId="67B80A7B" w:rsidR="00C22907" w:rsidRPr="00781421" w:rsidRDefault="00C22907" w:rsidP="00A47C9C">
            <w:pPr>
              <w:spacing w:before="0" w:after="0" w:line="360" w:lineRule="auto"/>
              <w:rPr>
                <w:rFonts w:cstheme="minorHAnsi"/>
                <w:sz w:val="24"/>
                <w:szCs w:val="24"/>
                <w:lang w:val="en-US"/>
              </w:rPr>
            </w:pPr>
          </w:p>
        </w:tc>
      </w:tr>
      <w:tr w:rsidR="00C4440E" w:rsidRPr="00781421" w14:paraId="1BA37712" w14:textId="77777777" w:rsidTr="00874B20">
        <w:trPr>
          <w:trHeight w:val="720"/>
        </w:trPr>
        <w:tc>
          <w:tcPr>
            <w:tcW w:w="1103" w:type="dxa"/>
            <w:vAlign w:val="center"/>
          </w:tcPr>
          <w:p w14:paraId="31ED8A72" w14:textId="77777777" w:rsidR="00C4440E" w:rsidRPr="00781421" w:rsidRDefault="00C4440E" w:rsidP="00A47C9C">
            <w:pPr>
              <w:spacing w:before="0" w:after="0" w:line="360" w:lineRule="auto"/>
              <w:jc w:val="center"/>
              <w:rPr>
                <w:rFonts w:cstheme="minorHAnsi"/>
                <w:sz w:val="24"/>
                <w:szCs w:val="24"/>
                <w:lang w:val="en-GB"/>
              </w:rPr>
            </w:pPr>
          </w:p>
        </w:tc>
        <w:tc>
          <w:tcPr>
            <w:tcW w:w="1930" w:type="dxa"/>
            <w:vAlign w:val="center"/>
          </w:tcPr>
          <w:p w14:paraId="00E4F456" w14:textId="77777777" w:rsidR="00C4440E" w:rsidRPr="00781421" w:rsidRDefault="00C4440E" w:rsidP="00A47C9C">
            <w:pPr>
              <w:spacing w:before="0" w:after="0" w:line="360" w:lineRule="auto"/>
              <w:jc w:val="center"/>
              <w:rPr>
                <w:rFonts w:cstheme="minorHAnsi"/>
                <w:sz w:val="24"/>
                <w:szCs w:val="24"/>
                <w:lang w:val="en-US"/>
              </w:rPr>
            </w:pPr>
          </w:p>
        </w:tc>
        <w:tc>
          <w:tcPr>
            <w:tcW w:w="1924" w:type="dxa"/>
            <w:vAlign w:val="center"/>
          </w:tcPr>
          <w:p w14:paraId="6A7E2E34" w14:textId="77777777" w:rsidR="00C4440E" w:rsidRPr="00781421" w:rsidRDefault="00C4440E" w:rsidP="00A47C9C">
            <w:pPr>
              <w:spacing w:before="0" w:after="0" w:line="360" w:lineRule="auto"/>
              <w:jc w:val="center"/>
              <w:rPr>
                <w:rFonts w:cstheme="minorHAnsi"/>
                <w:sz w:val="24"/>
                <w:szCs w:val="24"/>
                <w:lang w:val="en-US"/>
              </w:rPr>
            </w:pPr>
          </w:p>
        </w:tc>
        <w:tc>
          <w:tcPr>
            <w:tcW w:w="4308" w:type="dxa"/>
            <w:vAlign w:val="center"/>
          </w:tcPr>
          <w:p w14:paraId="05BF6C1E" w14:textId="77777777" w:rsidR="00C4440E" w:rsidRPr="00781421" w:rsidRDefault="00C4440E" w:rsidP="00A47C9C">
            <w:pPr>
              <w:spacing w:before="0" w:after="0" w:line="360" w:lineRule="auto"/>
              <w:rPr>
                <w:rFonts w:cstheme="minorHAnsi"/>
                <w:sz w:val="24"/>
                <w:szCs w:val="24"/>
                <w:lang w:val="en-US"/>
              </w:rPr>
            </w:pPr>
          </w:p>
        </w:tc>
      </w:tr>
      <w:tr w:rsidR="00C4440E" w:rsidRPr="00781421" w14:paraId="62C5811A" w14:textId="77777777" w:rsidTr="00874B20">
        <w:trPr>
          <w:trHeight w:val="720"/>
        </w:trPr>
        <w:tc>
          <w:tcPr>
            <w:tcW w:w="1103" w:type="dxa"/>
            <w:vAlign w:val="center"/>
          </w:tcPr>
          <w:p w14:paraId="2C4DF507" w14:textId="77777777" w:rsidR="00C4440E" w:rsidRPr="00781421" w:rsidRDefault="00C4440E" w:rsidP="00A47C9C">
            <w:pPr>
              <w:spacing w:before="0" w:after="0" w:line="360" w:lineRule="auto"/>
              <w:jc w:val="center"/>
              <w:rPr>
                <w:rFonts w:cstheme="minorHAnsi"/>
                <w:sz w:val="24"/>
                <w:szCs w:val="24"/>
                <w:lang w:val="en-GB"/>
              </w:rPr>
            </w:pPr>
          </w:p>
        </w:tc>
        <w:tc>
          <w:tcPr>
            <w:tcW w:w="1930" w:type="dxa"/>
            <w:vAlign w:val="center"/>
          </w:tcPr>
          <w:p w14:paraId="45BDE1B0" w14:textId="77777777" w:rsidR="00C4440E" w:rsidRPr="00781421" w:rsidRDefault="00C4440E" w:rsidP="00A47C9C">
            <w:pPr>
              <w:spacing w:before="0" w:after="0" w:line="360" w:lineRule="auto"/>
              <w:jc w:val="center"/>
              <w:rPr>
                <w:rFonts w:cstheme="minorHAnsi"/>
                <w:sz w:val="24"/>
                <w:szCs w:val="24"/>
                <w:lang w:val="en-US"/>
              </w:rPr>
            </w:pPr>
          </w:p>
        </w:tc>
        <w:tc>
          <w:tcPr>
            <w:tcW w:w="1924" w:type="dxa"/>
            <w:vAlign w:val="center"/>
          </w:tcPr>
          <w:p w14:paraId="2087F61B" w14:textId="77777777" w:rsidR="00C4440E" w:rsidRPr="00781421" w:rsidRDefault="00C4440E" w:rsidP="00A47C9C">
            <w:pPr>
              <w:spacing w:before="0" w:after="0" w:line="360" w:lineRule="auto"/>
              <w:jc w:val="center"/>
              <w:rPr>
                <w:rFonts w:cstheme="minorHAnsi"/>
                <w:sz w:val="24"/>
                <w:szCs w:val="24"/>
                <w:lang w:val="en-US"/>
              </w:rPr>
            </w:pPr>
          </w:p>
        </w:tc>
        <w:tc>
          <w:tcPr>
            <w:tcW w:w="4308" w:type="dxa"/>
            <w:vAlign w:val="center"/>
          </w:tcPr>
          <w:p w14:paraId="1AF92322" w14:textId="77777777" w:rsidR="00C4440E" w:rsidRPr="00781421" w:rsidRDefault="00C4440E" w:rsidP="00A47C9C">
            <w:pPr>
              <w:spacing w:before="0" w:after="0" w:line="360" w:lineRule="auto"/>
              <w:rPr>
                <w:rFonts w:cstheme="minorHAnsi"/>
                <w:sz w:val="24"/>
                <w:szCs w:val="24"/>
                <w:lang w:val="en-US"/>
              </w:rPr>
            </w:pPr>
          </w:p>
        </w:tc>
      </w:tr>
    </w:tbl>
    <w:p w14:paraId="72A4382A" w14:textId="1F8E0DB2" w:rsidR="005863C0" w:rsidRPr="00781421" w:rsidRDefault="005863C0" w:rsidP="00A47C9C">
      <w:pPr>
        <w:spacing w:before="0" w:after="0" w:line="360" w:lineRule="auto"/>
        <w:jc w:val="center"/>
        <w:rPr>
          <w:rFonts w:cstheme="minorHAnsi"/>
          <w:b/>
          <w:bCs/>
          <w:sz w:val="24"/>
          <w:szCs w:val="24"/>
          <w:lang w:val="en-US"/>
        </w:rPr>
      </w:pPr>
    </w:p>
    <w:p w14:paraId="5BB2EB66" w14:textId="77777777" w:rsidR="00FC248B" w:rsidRPr="00781421" w:rsidRDefault="00FC248B" w:rsidP="00A47C9C">
      <w:pPr>
        <w:spacing w:before="0" w:after="0" w:line="360" w:lineRule="auto"/>
        <w:jc w:val="center"/>
        <w:rPr>
          <w:rFonts w:cstheme="minorHAnsi"/>
          <w:b/>
          <w:bCs/>
          <w:sz w:val="24"/>
          <w:szCs w:val="24"/>
          <w:lang w:val="en-US"/>
        </w:rPr>
      </w:pPr>
    </w:p>
    <w:p w14:paraId="0D759F7B" w14:textId="77777777" w:rsidR="00FC248B" w:rsidRPr="00781421" w:rsidRDefault="00FC248B" w:rsidP="00A47C9C">
      <w:pPr>
        <w:spacing w:before="0" w:after="0" w:line="360" w:lineRule="auto"/>
        <w:jc w:val="center"/>
        <w:rPr>
          <w:rFonts w:cstheme="minorHAnsi"/>
          <w:b/>
          <w:bCs/>
          <w:sz w:val="24"/>
          <w:szCs w:val="24"/>
          <w:lang w:val="en-US"/>
        </w:rPr>
      </w:pPr>
    </w:p>
    <w:p w14:paraId="43967AEE" w14:textId="77777777" w:rsidR="00FC248B" w:rsidRPr="00781421" w:rsidRDefault="00FC248B" w:rsidP="00A47C9C">
      <w:pPr>
        <w:spacing w:before="0" w:after="0" w:line="360" w:lineRule="auto"/>
        <w:jc w:val="center"/>
        <w:rPr>
          <w:rFonts w:cstheme="minorHAnsi"/>
          <w:b/>
          <w:bCs/>
          <w:sz w:val="24"/>
          <w:szCs w:val="24"/>
          <w:lang w:val="en-US"/>
        </w:rPr>
      </w:pPr>
    </w:p>
    <w:p w14:paraId="7840CBD7" w14:textId="77777777" w:rsidR="00FC248B" w:rsidRPr="00781421" w:rsidRDefault="00FC248B" w:rsidP="00A47C9C">
      <w:pPr>
        <w:spacing w:before="0" w:after="0" w:line="360" w:lineRule="auto"/>
        <w:jc w:val="center"/>
        <w:rPr>
          <w:rFonts w:cstheme="minorHAnsi"/>
          <w:b/>
          <w:bCs/>
          <w:sz w:val="24"/>
          <w:szCs w:val="24"/>
          <w:lang w:val="en-US"/>
        </w:rPr>
      </w:pPr>
    </w:p>
    <w:p w14:paraId="1F90573C" w14:textId="77777777" w:rsidR="00FC248B" w:rsidRPr="00781421" w:rsidRDefault="00FC248B" w:rsidP="00A47C9C">
      <w:pPr>
        <w:spacing w:before="0" w:after="0" w:line="360" w:lineRule="auto"/>
        <w:jc w:val="center"/>
        <w:rPr>
          <w:rFonts w:cstheme="minorHAnsi"/>
          <w:b/>
          <w:bCs/>
          <w:sz w:val="24"/>
          <w:szCs w:val="24"/>
          <w:lang w:val="en-US"/>
        </w:rPr>
      </w:pPr>
    </w:p>
    <w:p w14:paraId="2D32C45C" w14:textId="77777777" w:rsidR="00FC248B" w:rsidRPr="00781421" w:rsidRDefault="00FC248B" w:rsidP="00A47C9C">
      <w:pPr>
        <w:spacing w:before="0" w:after="0" w:line="360" w:lineRule="auto"/>
        <w:jc w:val="center"/>
        <w:rPr>
          <w:rFonts w:cstheme="minorHAnsi"/>
          <w:b/>
          <w:bCs/>
          <w:sz w:val="24"/>
          <w:szCs w:val="24"/>
          <w:lang w:val="en-US"/>
        </w:rPr>
      </w:pPr>
    </w:p>
    <w:p w14:paraId="7AA89412" w14:textId="77777777" w:rsidR="00FC248B" w:rsidRPr="00781421" w:rsidRDefault="00FC248B" w:rsidP="00A47C9C">
      <w:pPr>
        <w:spacing w:before="0" w:after="0" w:line="360" w:lineRule="auto"/>
        <w:jc w:val="center"/>
        <w:rPr>
          <w:rFonts w:cstheme="minorHAnsi"/>
          <w:b/>
          <w:bCs/>
          <w:sz w:val="24"/>
          <w:szCs w:val="24"/>
          <w:lang w:val="en-US"/>
        </w:rPr>
      </w:pPr>
    </w:p>
    <w:p w14:paraId="14417455" w14:textId="77777777" w:rsidR="00FC248B" w:rsidRPr="00781421" w:rsidRDefault="00FC248B" w:rsidP="00A47C9C">
      <w:pPr>
        <w:spacing w:before="0" w:after="0" w:line="360" w:lineRule="auto"/>
        <w:jc w:val="center"/>
        <w:rPr>
          <w:rFonts w:cstheme="minorHAnsi"/>
          <w:b/>
          <w:bCs/>
          <w:sz w:val="24"/>
          <w:szCs w:val="24"/>
          <w:lang w:val="en-US"/>
        </w:rPr>
      </w:pPr>
    </w:p>
    <w:p w14:paraId="588936F6" w14:textId="77777777" w:rsidR="00FC248B" w:rsidRPr="00781421" w:rsidRDefault="00FC248B" w:rsidP="00A47C9C">
      <w:pPr>
        <w:spacing w:before="0" w:after="0" w:line="360" w:lineRule="auto"/>
        <w:jc w:val="center"/>
        <w:rPr>
          <w:rFonts w:cstheme="minorHAnsi"/>
          <w:b/>
          <w:bCs/>
          <w:sz w:val="24"/>
          <w:szCs w:val="24"/>
          <w:lang w:val="en-US"/>
        </w:rPr>
      </w:pPr>
    </w:p>
    <w:p w14:paraId="1C8B3F3A" w14:textId="77777777" w:rsidR="00FC248B" w:rsidRPr="00781421" w:rsidRDefault="00FC248B" w:rsidP="00A47C9C">
      <w:pPr>
        <w:spacing w:before="0" w:after="0" w:line="360" w:lineRule="auto"/>
        <w:jc w:val="center"/>
        <w:rPr>
          <w:rFonts w:cstheme="minorHAnsi"/>
          <w:b/>
          <w:bCs/>
          <w:sz w:val="24"/>
          <w:szCs w:val="24"/>
          <w:lang w:val="en-US"/>
        </w:rPr>
      </w:pPr>
    </w:p>
    <w:p w14:paraId="2326E836" w14:textId="77777777" w:rsidR="00FC248B" w:rsidRPr="00781421" w:rsidRDefault="00FC248B" w:rsidP="00A47C9C">
      <w:pPr>
        <w:spacing w:before="0" w:after="0" w:line="360" w:lineRule="auto"/>
        <w:jc w:val="center"/>
        <w:rPr>
          <w:rFonts w:cstheme="minorHAnsi"/>
          <w:b/>
          <w:bCs/>
          <w:sz w:val="24"/>
          <w:szCs w:val="24"/>
          <w:lang w:val="en-US"/>
        </w:rPr>
      </w:pPr>
    </w:p>
    <w:p w14:paraId="79D0719A" w14:textId="168499EE" w:rsidR="00FC248B" w:rsidRPr="00781421" w:rsidRDefault="00C027B9" w:rsidP="00F85031">
      <w:pPr>
        <w:spacing w:before="0" w:after="160" w:line="259" w:lineRule="auto"/>
        <w:jc w:val="left"/>
        <w:rPr>
          <w:rFonts w:cstheme="minorHAnsi"/>
          <w:b/>
          <w:bCs/>
          <w:sz w:val="24"/>
          <w:szCs w:val="24"/>
          <w:lang w:val="en-US"/>
        </w:rPr>
      </w:pPr>
      <w:r w:rsidRPr="00781421">
        <w:rPr>
          <w:rFonts w:cstheme="minorHAnsi"/>
          <w:b/>
          <w:bCs/>
          <w:sz w:val="24"/>
          <w:szCs w:val="24"/>
          <w:lang w:val="en-US"/>
        </w:rPr>
        <w:br w:type="page"/>
      </w:r>
    </w:p>
    <w:p w14:paraId="58733658" w14:textId="12B4EF1E" w:rsidR="00E05DF4" w:rsidRPr="00A7608F" w:rsidRDefault="00E749AB" w:rsidP="003065F3">
      <w:pPr>
        <w:pStyle w:val="Heading1"/>
        <w:spacing w:before="0" w:line="360" w:lineRule="auto"/>
        <w:jc w:val="center"/>
        <w:rPr>
          <w:rFonts w:asciiTheme="minorHAnsi" w:hAnsiTheme="minorHAnsi" w:cstheme="minorHAnsi"/>
          <w:color w:val="ED7D31" w:themeColor="accent2"/>
          <w:sz w:val="24"/>
          <w:szCs w:val="24"/>
          <w:lang w:val="en-US"/>
        </w:rPr>
      </w:pPr>
      <w:bookmarkStart w:id="0" w:name="_Toc85697350"/>
      <w:bookmarkStart w:id="1" w:name="_Toc128466680"/>
      <w:bookmarkStart w:id="2" w:name="_Toc128466737"/>
      <w:bookmarkStart w:id="3" w:name="_Toc163097274"/>
      <w:r w:rsidRPr="00A7608F">
        <w:rPr>
          <w:rFonts w:asciiTheme="minorHAnsi" w:hAnsiTheme="minorHAnsi" w:cstheme="minorHAnsi"/>
          <w:bCs/>
          <w:noProof/>
          <w:color w:val="ED7D31" w:themeColor="accent2"/>
          <w:sz w:val="24"/>
          <w:szCs w:val="24"/>
          <w:lang w:val="en-US"/>
        </w:rPr>
        <w:lastRenderedPageBreak/>
        <w:t>Daftar Isi</w:t>
      </w:r>
      <w:bookmarkEnd w:id="0"/>
      <w:bookmarkEnd w:id="1"/>
      <w:bookmarkEnd w:id="2"/>
      <w:bookmarkEnd w:id="3"/>
    </w:p>
    <w:sdt>
      <w:sdtPr>
        <w:rPr>
          <w:rFonts w:asciiTheme="minorHAnsi" w:eastAsiaTheme="minorHAnsi" w:hAnsiTheme="minorHAnsi" w:cstheme="minorHAnsi"/>
          <w:color w:val="auto"/>
          <w:sz w:val="24"/>
          <w:szCs w:val="24"/>
          <w:lang w:val="id-ID"/>
        </w:rPr>
        <w:id w:val="1816686854"/>
        <w:docPartObj>
          <w:docPartGallery w:val="Table of Contents"/>
          <w:docPartUnique/>
        </w:docPartObj>
      </w:sdtPr>
      <w:sdtEndPr>
        <w:rPr>
          <w:noProof/>
        </w:rPr>
      </w:sdtEndPr>
      <w:sdtContent>
        <w:p w14:paraId="5A21E61A" w14:textId="55351448" w:rsidR="002646B0" w:rsidRPr="00611B38" w:rsidRDefault="002646B0" w:rsidP="00611B38">
          <w:pPr>
            <w:pStyle w:val="TOCHeading"/>
            <w:spacing w:before="0" w:line="276" w:lineRule="auto"/>
            <w:rPr>
              <w:rFonts w:asciiTheme="minorHAnsi" w:hAnsiTheme="minorHAnsi" w:cstheme="minorHAnsi"/>
              <w:sz w:val="24"/>
              <w:szCs w:val="24"/>
            </w:rPr>
          </w:pPr>
        </w:p>
        <w:p w14:paraId="78CDCE58" w14:textId="6994EE7A" w:rsidR="00AF150D" w:rsidRDefault="002646B0">
          <w:pPr>
            <w:pStyle w:val="TOC1"/>
            <w:rPr>
              <w:rFonts w:eastAsiaTheme="minorEastAsia"/>
              <w:noProof/>
              <w:lang w:val="en-US"/>
            </w:rPr>
          </w:pPr>
          <w:r w:rsidRPr="00035695">
            <w:rPr>
              <w:rFonts w:cstheme="minorHAnsi"/>
              <w:sz w:val="24"/>
              <w:szCs w:val="24"/>
            </w:rPr>
            <w:fldChar w:fldCharType="begin"/>
          </w:r>
          <w:r w:rsidRPr="00035695">
            <w:rPr>
              <w:rFonts w:cstheme="minorHAnsi"/>
              <w:sz w:val="24"/>
              <w:szCs w:val="24"/>
            </w:rPr>
            <w:instrText xml:space="preserve"> TOC \o "1-3" \h \z \u </w:instrText>
          </w:r>
          <w:r w:rsidRPr="00035695">
            <w:rPr>
              <w:rFonts w:cstheme="minorHAnsi"/>
              <w:sz w:val="24"/>
              <w:szCs w:val="24"/>
            </w:rPr>
            <w:fldChar w:fldCharType="separate"/>
          </w:r>
          <w:hyperlink w:anchor="_Toc163097274" w:history="1">
            <w:r w:rsidR="00AF150D" w:rsidRPr="002456E4">
              <w:rPr>
                <w:rStyle w:val="Hyperlink"/>
                <w:rFonts w:cstheme="minorHAnsi"/>
                <w:bCs/>
                <w:noProof/>
                <w:lang w:val="en-US"/>
              </w:rPr>
              <w:t>Daftar Isi</w:t>
            </w:r>
            <w:r w:rsidR="00AF150D">
              <w:rPr>
                <w:noProof/>
                <w:webHidden/>
              </w:rPr>
              <w:tab/>
            </w:r>
            <w:r w:rsidR="00AF150D">
              <w:rPr>
                <w:noProof/>
                <w:webHidden/>
              </w:rPr>
              <w:fldChar w:fldCharType="begin"/>
            </w:r>
            <w:r w:rsidR="00AF150D">
              <w:rPr>
                <w:noProof/>
                <w:webHidden/>
              </w:rPr>
              <w:instrText xml:space="preserve"> PAGEREF _Toc163097274 \h </w:instrText>
            </w:r>
            <w:r w:rsidR="00AF150D">
              <w:rPr>
                <w:noProof/>
                <w:webHidden/>
              </w:rPr>
            </w:r>
            <w:r w:rsidR="00AF150D">
              <w:rPr>
                <w:noProof/>
                <w:webHidden/>
              </w:rPr>
              <w:fldChar w:fldCharType="separate"/>
            </w:r>
            <w:r w:rsidR="00AF150D">
              <w:rPr>
                <w:noProof/>
                <w:webHidden/>
              </w:rPr>
              <w:t>ii</w:t>
            </w:r>
            <w:r w:rsidR="00AF150D">
              <w:rPr>
                <w:noProof/>
                <w:webHidden/>
              </w:rPr>
              <w:fldChar w:fldCharType="end"/>
            </w:r>
          </w:hyperlink>
        </w:p>
        <w:p w14:paraId="0A7207F9" w14:textId="6B4A2B20" w:rsidR="00AF150D" w:rsidRDefault="00AF150D">
          <w:pPr>
            <w:pStyle w:val="TOC1"/>
            <w:rPr>
              <w:rFonts w:eastAsiaTheme="minorEastAsia"/>
              <w:noProof/>
              <w:lang w:val="en-US"/>
            </w:rPr>
          </w:pPr>
          <w:hyperlink w:anchor="_Toc163097275" w:history="1">
            <w:r w:rsidRPr="002456E4">
              <w:rPr>
                <w:rStyle w:val="Hyperlink"/>
                <w:rFonts w:cstheme="minorHAnsi"/>
                <w:bCs/>
                <w:noProof/>
                <w:lang w:val="en-US"/>
              </w:rPr>
              <w:t>Daftar Tabel</w:t>
            </w:r>
            <w:r>
              <w:rPr>
                <w:noProof/>
                <w:webHidden/>
              </w:rPr>
              <w:tab/>
            </w:r>
            <w:r>
              <w:rPr>
                <w:noProof/>
                <w:webHidden/>
              </w:rPr>
              <w:fldChar w:fldCharType="begin"/>
            </w:r>
            <w:r>
              <w:rPr>
                <w:noProof/>
                <w:webHidden/>
              </w:rPr>
              <w:instrText xml:space="preserve"> PAGEREF _Toc163097275 \h </w:instrText>
            </w:r>
            <w:r>
              <w:rPr>
                <w:noProof/>
                <w:webHidden/>
              </w:rPr>
            </w:r>
            <w:r>
              <w:rPr>
                <w:noProof/>
                <w:webHidden/>
              </w:rPr>
              <w:fldChar w:fldCharType="separate"/>
            </w:r>
            <w:r>
              <w:rPr>
                <w:noProof/>
                <w:webHidden/>
              </w:rPr>
              <w:t>iv</w:t>
            </w:r>
            <w:r>
              <w:rPr>
                <w:noProof/>
                <w:webHidden/>
              </w:rPr>
              <w:fldChar w:fldCharType="end"/>
            </w:r>
          </w:hyperlink>
        </w:p>
        <w:p w14:paraId="53A894A0" w14:textId="3F2BF5AE" w:rsidR="00AF150D" w:rsidRDefault="00AF150D">
          <w:pPr>
            <w:pStyle w:val="TOC2"/>
            <w:rPr>
              <w:rFonts w:eastAsiaTheme="minorEastAsia"/>
              <w:noProof/>
              <w:lang w:val="en-US"/>
            </w:rPr>
          </w:pPr>
          <w:hyperlink w:anchor="_Toc163097276" w:history="1">
            <w:r w:rsidRPr="002456E4">
              <w:rPr>
                <w:rStyle w:val="Hyperlink"/>
                <w:rFonts w:cstheme="minorHAnsi"/>
                <w:noProof/>
                <w:lang w:val="en-US"/>
              </w:rPr>
              <w:t>I.</w:t>
            </w:r>
            <w:r>
              <w:rPr>
                <w:rFonts w:eastAsiaTheme="minorEastAsia"/>
                <w:noProof/>
                <w:lang w:val="en-US"/>
              </w:rPr>
              <w:tab/>
            </w:r>
            <w:r w:rsidRPr="002456E4">
              <w:rPr>
                <w:rStyle w:val="Hyperlink"/>
                <w:rFonts w:cstheme="minorHAnsi"/>
                <w:noProof/>
              </w:rPr>
              <w:t>Tujuan</w:t>
            </w:r>
            <w:r w:rsidRPr="002456E4">
              <w:rPr>
                <w:rStyle w:val="Hyperlink"/>
                <w:rFonts w:cstheme="minorHAnsi"/>
                <w:noProof/>
                <w:lang w:val="en-US"/>
              </w:rPr>
              <w:t xml:space="preserve"> / </w:t>
            </w:r>
            <w:r w:rsidRPr="002456E4">
              <w:rPr>
                <w:rStyle w:val="Hyperlink"/>
                <w:rFonts w:cstheme="minorHAnsi"/>
                <w:i/>
                <w:noProof/>
                <w:lang w:val="en-US"/>
              </w:rPr>
              <w:t>Objective</w:t>
            </w:r>
            <w:r>
              <w:rPr>
                <w:noProof/>
                <w:webHidden/>
              </w:rPr>
              <w:tab/>
            </w:r>
            <w:r>
              <w:rPr>
                <w:noProof/>
                <w:webHidden/>
              </w:rPr>
              <w:fldChar w:fldCharType="begin"/>
            </w:r>
            <w:r>
              <w:rPr>
                <w:noProof/>
                <w:webHidden/>
              </w:rPr>
              <w:instrText xml:space="preserve"> PAGEREF _Toc163097276 \h </w:instrText>
            </w:r>
            <w:r>
              <w:rPr>
                <w:noProof/>
                <w:webHidden/>
              </w:rPr>
            </w:r>
            <w:r>
              <w:rPr>
                <w:noProof/>
                <w:webHidden/>
              </w:rPr>
              <w:fldChar w:fldCharType="separate"/>
            </w:r>
            <w:r>
              <w:rPr>
                <w:noProof/>
                <w:webHidden/>
              </w:rPr>
              <w:t>1</w:t>
            </w:r>
            <w:r>
              <w:rPr>
                <w:noProof/>
                <w:webHidden/>
              </w:rPr>
              <w:fldChar w:fldCharType="end"/>
            </w:r>
          </w:hyperlink>
        </w:p>
        <w:p w14:paraId="055AAEAC" w14:textId="485BC8E5" w:rsidR="00AF150D" w:rsidRDefault="00AF150D">
          <w:pPr>
            <w:pStyle w:val="TOC2"/>
            <w:rPr>
              <w:rFonts w:eastAsiaTheme="minorEastAsia"/>
              <w:noProof/>
              <w:lang w:val="en-US"/>
            </w:rPr>
          </w:pPr>
          <w:hyperlink w:anchor="_Toc163097277" w:history="1">
            <w:r w:rsidRPr="002456E4">
              <w:rPr>
                <w:rStyle w:val="Hyperlink"/>
                <w:rFonts w:cstheme="minorHAnsi"/>
                <w:noProof/>
                <w:lang w:val="en-US"/>
              </w:rPr>
              <w:t>II.</w:t>
            </w:r>
            <w:r>
              <w:rPr>
                <w:rFonts w:eastAsiaTheme="minorEastAsia"/>
                <w:noProof/>
                <w:lang w:val="en-US"/>
              </w:rPr>
              <w:tab/>
            </w:r>
            <w:r w:rsidRPr="002456E4">
              <w:rPr>
                <w:rStyle w:val="Hyperlink"/>
                <w:rFonts w:cstheme="minorHAnsi"/>
                <w:noProof/>
                <w:lang w:val="en-US"/>
              </w:rPr>
              <w:t xml:space="preserve">Ruang Lingkup / </w:t>
            </w:r>
            <w:r w:rsidRPr="002456E4">
              <w:rPr>
                <w:rStyle w:val="Hyperlink"/>
                <w:rFonts w:cstheme="minorHAnsi"/>
                <w:i/>
                <w:noProof/>
                <w:lang w:val="en-US"/>
              </w:rPr>
              <w:t>Scopes</w:t>
            </w:r>
            <w:r>
              <w:rPr>
                <w:noProof/>
                <w:webHidden/>
              </w:rPr>
              <w:tab/>
            </w:r>
            <w:r>
              <w:rPr>
                <w:noProof/>
                <w:webHidden/>
              </w:rPr>
              <w:fldChar w:fldCharType="begin"/>
            </w:r>
            <w:r>
              <w:rPr>
                <w:noProof/>
                <w:webHidden/>
              </w:rPr>
              <w:instrText xml:space="preserve"> PAGEREF _Toc163097277 \h </w:instrText>
            </w:r>
            <w:r>
              <w:rPr>
                <w:noProof/>
                <w:webHidden/>
              </w:rPr>
            </w:r>
            <w:r>
              <w:rPr>
                <w:noProof/>
                <w:webHidden/>
              </w:rPr>
              <w:fldChar w:fldCharType="separate"/>
            </w:r>
            <w:r>
              <w:rPr>
                <w:noProof/>
                <w:webHidden/>
              </w:rPr>
              <w:t>2</w:t>
            </w:r>
            <w:r>
              <w:rPr>
                <w:noProof/>
                <w:webHidden/>
              </w:rPr>
              <w:fldChar w:fldCharType="end"/>
            </w:r>
          </w:hyperlink>
        </w:p>
        <w:p w14:paraId="02EBA938" w14:textId="0B1A6B85" w:rsidR="00AF150D" w:rsidRDefault="00AF150D">
          <w:pPr>
            <w:pStyle w:val="TOC2"/>
            <w:rPr>
              <w:rFonts w:eastAsiaTheme="minorEastAsia"/>
              <w:noProof/>
              <w:lang w:val="en-US"/>
            </w:rPr>
          </w:pPr>
          <w:hyperlink w:anchor="_Toc163097278" w:history="1">
            <w:r w:rsidRPr="002456E4">
              <w:rPr>
                <w:rStyle w:val="Hyperlink"/>
                <w:rFonts w:cstheme="minorHAnsi"/>
                <w:b/>
                <w:bCs/>
                <w:noProof/>
                <w:lang w:val="en-US"/>
              </w:rPr>
              <w:t>III.</w:t>
            </w:r>
            <w:r>
              <w:rPr>
                <w:rFonts w:eastAsiaTheme="minorEastAsia"/>
                <w:noProof/>
                <w:lang w:val="en-US"/>
              </w:rPr>
              <w:tab/>
            </w:r>
            <w:r w:rsidRPr="002456E4">
              <w:rPr>
                <w:rStyle w:val="Hyperlink"/>
                <w:rFonts w:cstheme="minorHAnsi"/>
                <w:b/>
                <w:bCs/>
                <w:noProof/>
                <w:lang w:val="en-US"/>
              </w:rPr>
              <w:t>Definisi dan istilah/</w:t>
            </w:r>
            <w:r w:rsidRPr="002456E4">
              <w:rPr>
                <w:rStyle w:val="Hyperlink"/>
                <w:noProof/>
              </w:rPr>
              <w:t xml:space="preserve"> </w:t>
            </w:r>
            <w:r w:rsidRPr="002456E4">
              <w:rPr>
                <w:rStyle w:val="Hyperlink"/>
                <w:rFonts w:cstheme="minorHAnsi"/>
                <w:b/>
                <w:bCs/>
                <w:i/>
                <w:iCs/>
                <w:noProof/>
                <w:lang w:val="en-US"/>
              </w:rPr>
              <w:t>Definitions and terms</w:t>
            </w:r>
            <w:r>
              <w:rPr>
                <w:noProof/>
                <w:webHidden/>
              </w:rPr>
              <w:tab/>
            </w:r>
            <w:r>
              <w:rPr>
                <w:noProof/>
                <w:webHidden/>
              </w:rPr>
              <w:fldChar w:fldCharType="begin"/>
            </w:r>
            <w:r>
              <w:rPr>
                <w:noProof/>
                <w:webHidden/>
              </w:rPr>
              <w:instrText xml:space="preserve"> PAGEREF _Toc163097278 \h </w:instrText>
            </w:r>
            <w:r>
              <w:rPr>
                <w:noProof/>
                <w:webHidden/>
              </w:rPr>
            </w:r>
            <w:r>
              <w:rPr>
                <w:noProof/>
                <w:webHidden/>
              </w:rPr>
              <w:fldChar w:fldCharType="separate"/>
            </w:r>
            <w:r>
              <w:rPr>
                <w:noProof/>
                <w:webHidden/>
              </w:rPr>
              <w:t>3</w:t>
            </w:r>
            <w:r>
              <w:rPr>
                <w:noProof/>
                <w:webHidden/>
              </w:rPr>
              <w:fldChar w:fldCharType="end"/>
            </w:r>
          </w:hyperlink>
        </w:p>
        <w:p w14:paraId="25C78DAE" w14:textId="3340EC56" w:rsidR="00AF150D" w:rsidRDefault="00AF150D">
          <w:pPr>
            <w:pStyle w:val="TOC2"/>
            <w:rPr>
              <w:rFonts w:eastAsiaTheme="minorEastAsia"/>
              <w:noProof/>
              <w:lang w:val="en-US"/>
            </w:rPr>
          </w:pPr>
          <w:hyperlink w:anchor="_Toc163097279" w:history="1">
            <w:r w:rsidRPr="002456E4">
              <w:rPr>
                <w:rStyle w:val="Hyperlink"/>
                <w:rFonts w:cstheme="minorHAnsi"/>
                <w:bCs/>
                <w:noProof/>
                <w:lang w:val="en-US"/>
              </w:rPr>
              <w:t>IV.</w:t>
            </w:r>
            <w:r>
              <w:rPr>
                <w:rFonts w:eastAsiaTheme="minorEastAsia"/>
                <w:noProof/>
                <w:lang w:val="en-US"/>
              </w:rPr>
              <w:tab/>
            </w:r>
            <w:r w:rsidRPr="002456E4">
              <w:rPr>
                <w:rStyle w:val="Hyperlink"/>
                <w:rFonts w:cstheme="minorHAnsi"/>
                <w:bCs/>
                <w:noProof/>
                <w:lang w:val="en-US"/>
              </w:rPr>
              <w:t>Ketentuan / Provison</w:t>
            </w:r>
            <w:r>
              <w:rPr>
                <w:noProof/>
                <w:webHidden/>
              </w:rPr>
              <w:tab/>
            </w:r>
            <w:r>
              <w:rPr>
                <w:noProof/>
                <w:webHidden/>
              </w:rPr>
              <w:fldChar w:fldCharType="begin"/>
            </w:r>
            <w:r>
              <w:rPr>
                <w:noProof/>
                <w:webHidden/>
              </w:rPr>
              <w:instrText xml:space="preserve"> PAGEREF _Toc163097279 \h </w:instrText>
            </w:r>
            <w:r>
              <w:rPr>
                <w:noProof/>
                <w:webHidden/>
              </w:rPr>
            </w:r>
            <w:r>
              <w:rPr>
                <w:noProof/>
                <w:webHidden/>
              </w:rPr>
              <w:fldChar w:fldCharType="separate"/>
            </w:r>
            <w:r>
              <w:rPr>
                <w:noProof/>
                <w:webHidden/>
              </w:rPr>
              <w:t>15</w:t>
            </w:r>
            <w:r>
              <w:rPr>
                <w:noProof/>
                <w:webHidden/>
              </w:rPr>
              <w:fldChar w:fldCharType="end"/>
            </w:r>
          </w:hyperlink>
        </w:p>
        <w:p w14:paraId="739318DD" w14:textId="75BC46D6" w:rsidR="00AF150D" w:rsidRDefault="00AF150D">
          <w:pPr>
            <w:pStyle w:val="TOC2"/>
            <w:rPr>
              <w:rFonts w:eastAsiaTheme="minorEastAsia"/>
              <w:noProof/>
              <w:lang w:val="en-US"/>
            </w:rPr>
          </w:pPr>
          <w:hyperlink w:anchor="_Toc163097280" w:history="1">
            <w:r w:rsidRPr="002456E4">
              <w:rPr>
                <w:rStyle w:val="Hyperlink"/>
                <w:b/>
                <w:bCs/>
                <w:noProof/>
                <w:lang w:val="en-US"/>
              </w:rPr>
              <w:t>1.</w:t>
            </w:r>
            <w:r>
              <w:rPr>
                <w:rFonts w:eastAsiaTheme="minorEastAsia"/>
                <w:noProof/>
                <w:lang w:val="en-US"/>
              </w:rPr>
              <w:tab/>
            </w:r>
            <w:r w:rsidRPr="002456E4">
              <w:rPr>
                <w:rStyle w:val="Hyperlink"/>
                <w:b/>
                <w:bCs/>
                <w:noProof/>
                <w:lang w:val="en-US"/>
              </w:rPr>
              <w:t>Ketentuan Manajemen Risiko Keamanan Informasi/</w:t>
            </w:r>
            <w:r w:rsidRPr="002456E4">
              <w:rPr>
                <w:rStyle w:val="Hyperlink"/>
                <w:noProof/>
              </w:rPr>
              <w:t xml:space="preserve"> </w:t>
            </w:r>
            <w:r w:rsidRPr="002456E4">
              <w:rPr>
                <w:rStyle w:val="Hyperlink"/>
                <w:b/>
                <w:bCs/>
                <w:i/>
                <w:iCs/>
                <w:noProof/>
                <w:lang w:val="en-US"/>
              </w:rPr>
              <w:t>Information Security Risk Management Provisions</w:t>
            </w:r>
            <w:r>
              <w:rPr>
                <w:noProof/>
                <w:webHidden/>
              </w:rPr>
              <w:tab/>
            </w:r>
            <w:r>
              <w:rPr>
                <w:noProof/>
                <w:webHidden/>
              </w:rPr>
              <w:fldChar w:fldCharType="begin"/>
            </w:r>
            <w:r>
              <w:rPr>
                <w:noProof/>
                <w:webHidden/>
              </w:rPr>
              <w:instrText xml:space="preserve"> PAGEREF _Toc163097280 \h </w:instrText>
            </w:r>
            <w:r>
              <w:rPr>
                <w:noProof/>
                <w:webHidden/>
              </w:rPr>
            </w:r>
            <w:r>
              <w:rPr>
                <w:noProof/>
                <w:webHidden/>
              </w:rPr>
              <w:fldChar w:fldCharType="separate"/>
            </w:r>
            <w:r>
              <w:rPr>
                <w:noProof/>
                <w:webHidden/>
              </w:rPr>
              <w:t>15</w:t>
            </w:r>
            <w:r>
              <w:rPr>
                <w:noProof/>
                <w:webHidden/>
              </w:rPr>
              <w:fldChar w:fldCharType="end"/>
            </w:r>
          </w:hyperlink>
        </w:p>
        <w:p w14:paraId="6D2DC028" w14:textId="5EF7A445" w:rsidR="00AF150D" w:rsidRDefault="00AF150D">
          <w:pPr>
            <w:pStyle w:val="TOC3"/>
            <w:rPr>
              <w:rFonts w:eastAsiaTheme="minorEastAsia"/>
              <w:noProof/>
              <w:lang w:val="en-US"/>
            </w:rPr>
          </w:pPr>
          <w:hyperlink w:anchor="_Toc163097281" w:history="1">
            <w:r w:rsidRPr="002456E4">
              <w:rPr>
                <w:rStyle w:val="Hyperlink"/>
                <w:rFonts w:cstheme="minorHAnsi"/>
                <w:b/>
                <w:bCs/>
                <w:iCs/>
                <w:noProof/>
                <w:lang w:val="en-US"/>
              </w:rPr>
              <w:t>1.1.</w:t>
            </w:r>
            <w:r>
              <w:rPr>
                <w:rFonts w:eastAsiaTheme="minorEastAsia"/>
                <w:noProof/>
                <w:lang w:val="en-US"/>
              </w:rPr>
              <w:tab/>
            </w:r>
            <w:r w:rsidRPr="002456E4">
              <w:rPr>
                <w:rStyle w:val="Hyperlink"/>
                <w:rFonts w:cstheme="minorHAnsi"/>
                <w:b/>
                <w:noProof/>
                <w:lang w:val="en-US"/>
              </w:rPr>
              <w:t>Manajemen Risiko Perusahaan/</w:t>
            </w:r>
            <w:r w:rsidRPr="002456E4">
              <w:rPr>
                <w:rStyle w:val="Hyperlink"/>
                <w:noProof/>
              </w:rPr>
              <w:t xml:space="preserve"> </w:t>
            </w:r>
            <w:r w:rsidRPr="002456E4">
              <w:rPr>
                <w:rStyle w:val="Hyperlink"/>
                <w:rFonts w:cstheme="minorHAnsi"/>
                <w:b/>
                <w:i/>
                <w:iCs/>
                <w:noProof/>
                <w:lang w:val="en-US"/>
              </w:rPr>
              <w:t>Enterprise Risk Management</w:t>
            </w:r>
            <w:r>
              <w:rPr>
                <w:noProof/>
                <w:webHidden/>
              </w:rPr>
              <w:tab/>
            </w:r>
            <w:r>
              <w:rPr>
                <w:noProof/>
                <w:webHidden/>
              </w:rPr>
              <w:fldChar w:fldCharType="begin"/>
            </w:r>
            <w:r>
              <w:rPr>
                <w:noProof/>
                <w:webHidden/>
              </w:rPr>
              <w:instrText xml:space="preserve"> PAGEREF _Toc163097281 \h </w:instrText>
            </w:r>
            <w:r>
              <w:rPr>
                <w:noProof/>
                <w:webHidden/>
              </w:rPr>
            </w:r>
            <w:r>
              <w:rPr>
                <w:noProof/>
                <w:webHidden/>
              </w:rPr>
              <w:fldChar w:fldCharType="separate"/>
            </w:r>
            <w:r>
              <w:rPr>
                <w:noProof/>
                <w:webHidden/>
              </w:rPr>
              <w:t>15</w:t>
            </w:r>
            <w:r>
              <w:rPr>
                <w:noProof/>
                <w:webHidden/>
              </w:rPr>
              <w:fldChar w:fldCharType="end"/>
            </w:r>
          </w:hyperlink>
        </w:p>
        <w:p w14:paraId="0F31B1B3" w14:textId="42B798F6" w:rsidR="00AF150D" w:rsidRDefault="00AF150D">
          <w:pPr>
            <w:pStyle w:val="TOC3"/>
            <w:tabs>
              <w:tab w:val="left" w:pos="1760"/>
            </w:tabs>
            <w:rPr>
              <w:rFonts w:eastAsiaTheme="minorEastAsia"/>
              <w:noProof/>
              <w:lang w:val="en-US"/>
            </w:rPr>
          </w:pPr>
          <w:hyperlink w:anchor="_Toc163097282" w:history="1">
            <w:r w:rsidRPr="002456E4">
              <w:rPr>
                <w:rStyle w:val="Hyperlink"/>
                <w:rFonts w:eastAsia="Arial" w:cstheme="minorHAnsi"/>
                <w:b/>
                <w:bCs/>
                <w:noProof/>
                <w:lang w:val="en-GB"/>
              </w:rPr>
              <w:t>1.1.1.</w:t>
            </w:r>
            <w:r>
              <w:rPr>
                <w:rFonts w:eastAsiaTheme="minorEastAsia"/>
                <w:noProof/>
                <w:lang w:val="en-US"/>
              </w:rPr>
              <w:tab/>
            </w:r>
            <w:r w:rsidRPr="002456E4">
              <w:rPr>
                <w:rStyle w:val="Hyperlink"/>
                <w:rFonts w:eastAsia="Arial" w:cstheme="minorHAnsi"/>
                <w:b/>
                <w:bCs/>
                <w:i/>
                <w:iCs/>
                <w:noProof/>
                <w:lang w:val="en-GB"/>
              </w:rPr>
              <w:t>Risk Control and Self-assessment</w:t>
            </w:r>
            <w:r w:rsidRPr="002456E4">
              <w:rPr>
                <w:rStyle w:val="Hyperlink"/>
                <w:rFonts w:eastAsia="Arial" w:cstheme="minorHAnsi"/>
                <w:b/>
                <w:bCs/>
                <w:noProof/>
                <w:lang w:val="en-GB"/>
              </w:rPr>
              <w:t xml:space="preserve"> (RCSA)</w:t>
            </w:r>
            <w:r>
              <w:rPr>
                <w:noProof/>
                <w:webHidden/>
              </w:rPr>
              <w:tab/>
            </w:r>
            <w:r>
              <w:rPr>
                <w:noProof/>
                <w:webHidden/>
              </w:rPr>
              <w:fldChar w:fldCharType="begin"/>
            </w:r>
            <w:r>
              <w:rPr>
                <w:noProof/>
                <w:webHidden/>
              </w:rPr>
              <w:instrText xml:space="preserve"> PAGEREF _Toc163097282 \h </w:instrText>
            </w:r>
            <w:r>
              <w:rPr>
                <w:noProof/>
                <w:webHidden/>
              </w:rPr>
            </w:r>
            <w:r>
              <w:rPr>
                <w:noProof/>
                <w:webHidden/>
              </w:rPr>
              <w:fldChar w:fldCharType="separate"/>
            </w:r>
            <w:r>
              <w:rPr>
                <w:noProof/>
                <w:webHidden/>
              </w:rPr>
              <w:t>20</w:t>
            </w:r>
            <w:r>
              <w:rPr>
                <w:noProof/>
                <w:webHidden/>
              </w:rPr>
              <w:fldChar w:fldCharType="end"/>
            </w:r>
          </w:hyperlink>
        </w:p>
        <w:p w14:paraId="007ADA8D" w14:textId="5E4C655E" w:rsidR="00AF150D" w:rsidRDefault="00AF150D">
          <w:pPr>
            <w:pStyle w:val="TOC3"/>
            <w:rPr>
              <w:rFonts w:eastAsiaTheme="minorEastAsia"/>
              <w:noProof/>
              <w:lang w:val="en-US"/>
            </w:rPr>
          </w:pPr>
          <w:hyperlink w:anchor="_Toc163097283" w:history="1">
            <w:r w:rsidRPr="002456E4">
              <w:rPr>
                <w:rStyle w:val="Hyperlink"/>
                <w:rFonts w:eastAsia="Arial" w:cstheme="minorHAnsi"/>
                <w:b/>
                <w:bCs/>
                <w:iCs/>
                <w:noProof/>
              </w:rPr>
              <w:t>1.2.</w:t>
            </w:r>
            <w:r>
              <w:rPr>
                <w:rFonts w:eastAsiaTheme="minorEastAsia"/>
                <w:noProof/>
                <w:lang w:val="en-US"/>
              </w:rPr>
              <w:tab/>
            </w:r>
            <w:r w:rsidRPr="002456E4">
              <w:rPr>
                <w:rStyle w:val="Hyperlink"/>
                <w:rFonts w:eastAsia="Arial" w:cstheme="minorHAnsi"/>
                <w:b/>
                <w:bCs/>
                <w:noProof/>
                <w:lang w:val="en-GB"/>
              </w:rPr>
              <w:t>Kerangka Kerja Manajemen Risiko Keamanan Informasi/</w:t>
            </w:r>
            <w:r w:rsidRPr="002456E4">
              <w:rPr>
                <w:rStyle w:val="Hyperlink"/>
                <w:noProof/>
              </w:rPr>
              <w:t xml:space="preserve"> </w:t>
            </w:r>
            <w:r w:rsidRPr="002456E4">
              <w:rPr>
                <w:rStyle w:val="Hyperlink"/>
                <w:rFonts w:eastAsia="Arial" w:cstheme="minorHAnsi"/>
                <w:b/>
                <w:bCs/>
                <w:i/>
                <w:iCs/>
                <w:noProof/>
                <w:lang w:val="en-GB"/>
              </w:rPr>
              <w:t>Information Security Risk Management Framework</w:t>
            </w:r>
            <w:r>
              <w:rPr>
                <w:noProof/>
                <w:webHidden/>
              </w:rPr>
              <w:tab/>
            </w:r>
            <w:r>
              <w:rPr>
                <w:noProof/>
                <w:webHidden/>
              </w:rPr>
              <w:fldChar w:fldCharType="begin"/>
            </w:r>
            <w:r>
              <w:rPr>
                <w:noProof/>
                <w:webHidden/>
              </w:rPr>
              <w:instrText xml:space="preserve"> PAGEREF _Toc163097283 \h </w:instrText>
            </w:r>
            <w:r>
              <w:rPr>
                <w:noProof/>
                <w:webHidden/>
              </w:rPr>
            </w:r>
            <w:r>
              <w:rPr>
                <w:noProof/>
                <w:webHidden/>
              </w:rPr>
              <w:fldChar w:fldCharType="separate"/>
            </w:r>
            <w:r>
              <w:rPr>
                <w:noProof/>
                <w:webHidden/>
              </w:rPr>
              <w:t>25</w:t>
            </w:r>
            <w:r>
              <w:rPr>
                <w:noProof/>
                <w:webHidden/>
              </w:rPr>
              <w:fldChar w:fldCharType="end"/>
            </w:r>
          </w:hyperlink>
        </w:p>
        <w:p w14:paraId="041F0162" w14:textId="5F06903A" w:rsidR="00AF150D" w:rsidRDefault="00AF150D">
          <w:pPr>
            <w:pStyle w:val="TOC3"/>
            <w:rPr>
              <w:rFonts w:eastAsiaTheme="minorEastAsia"/>
              <w:noProof/>
              <w:lang w:val="en-US"/>
            </w:rPr>
          </w:pPr>
          <w:hyperlink w:anchor="_Toc163097284" w:history="1">
            <w:r w:rsidRPr="002456E4">
              <w:rPr>
                <w:rStyle w:val="Hyperlink"/>
                <w:rFonts w:eastAsia="Arial" w:cstheme="minorHAnsi"/>
                <w:b/>
                <w:bCs/>
                <w:iCs/>
                <w:noProof/>
                <w:lang w:val="en-GB"/>
              </w:rPr>
              <w:t>1.3.</w:t>
            </w:r>
            <w:r>
              <w:rPr>
                <w:rFonts w:eastAsiaTheme="minorEastAsia"/>
                <w:noProof/>
                <w:lang w:val="en-US"/>
              </w:rPr>
              <w:tab/>
            </w:r>
            <w:r w:rsidRPr="002456E4">
              <w:rPr>
                <w:rStyle w:val="Hyperlink"/>
                <w:rFonts w:eastAsia="Arial" w:cstheme="minorHAnsi"/>
                <w:b/>
                <w:bCs/>
                <w:noProof/>
                <w:lang w:val="en-GB"/>
              </w:rPr>
              <w:t>Penentuan Konteks Penilaian/</w:t>
            </w:r>
            <w:r w:rsidRPr="002456E4">
              <w:rPr>
                <w:rStyle w:val="Hyperlink"/>
                <w:rFonts w:eastAsia="Arial" w:cstheme="minorHAnsi"/>
                <w:b/>
                <w:bCs/>
                <w:i/>
                <w:iCs/>
                <w:noProof/>
                <w:lang w:val="en-GB"/>
              </w:rPr>
              <w:t>Determining the Context of the Assessment</w:t>
            </w:r>
            <w:r>
              <w:rPr>
                <w:noProof/>
                <w:webHidden/>
              </w:rPr>
              <w:tab/>
            </w:r>
            <w:r>
              <w:rPr>
                <w:noProof/>
                <w:webHidden/>
              </w:rPr>
              <w:fldChar w:fldCharType="begin"/>
            </w:r>
            <w:r>
              <w:rPr>
                <w:noProof/>
                <w:webHidden/>
              </w:rPr>
              <w:instrText xml:space="preserve"> PAGEREF _Toc163097284 \h </w:instrText>
            </w:r>
            <w:r>
              <w:rPr>
                <w:noProof/>
                <w:webHidden/>
              </w:rPr>
            </w:r>
            <w:r>
              <w:rPr>
                <w:noProof/>
                <w:webHidden/>
              </w:rPr>
              <w:fldChar w:fldCharType="separate"/>
            </w:r>
            <w:r>
              <w:rPr>
                <w:noProof/>
                <w:webHidden/>
              </w:rPr>
              <w:t>32</w:t>
            </w:r>
            <w:r>
              <w:rPr>
                <w:noProof/>
                <w:webHidden/>
              </w:rPr>
              <w:fldChar w:fldCharType="end"/>
            </w:r>
          </w:hyperlink>
        </w:p>
        <w:p w14:paraId="3484BBE2" w14:textId="6897A583" w:rsidR="00AF150D" w:rsidRDefault="00AF150D">
          <w:pPr>
            <w:pStyle w:val="TOC3"/>
            <w:rPr>
              <w:rFonts w:eastAsiaTheme="minorEastAsia"/>
              <w:noProof/>
              <w:lang w:val="en-US"/>
            </w:rPr>
          </w:pPr>
          <w:hyperlink w:anchor="_Toc163097285" w:history="1">
            <w:r w:rsidRPr="002456E4">
              <w:rPr>
                <w:rStyle w:val="Hyperlink"/>
                <w:rFonts w:eastAsia="Arial" w:cstheme="minorHAnsi"/>
                <w:b/>
                <w:bCs/>
                <w:iCs/>
                <w:noProof/>
                <w:lang w:val="en-GB"/>
              </w:rPr>
              <w:t>1.4.</w:t>
            </w:r>
            <w:r>
              <w:rPr>
                <w:rFonts w:eastAsiaTheme="minorEastAsia"/>
                <w:noProof/>
                <w:lang w:val="en-US"/>
              </w:rPr>
              <w:tab/>
            </w:r>
            <w:r w:rsidRPr="002456E4">
              <w:rPr>
                <w:rStyle w:val="Hyperlink"/>
                <w:rFonts w:eastAsia="Arial" w:cstheme="minorHAnsi"/>
                <w:b/>
                <w:bCs/>
                <w:noProof/>
                <w:lang w:val="en-GB"/>
              </w:rPr>
              <w:t>Identifikasi Risiko</w:t>
            </w:r>
            <w:r>
              <w:rPr>
                <w:noProof/>
                <w:webHidden/>
              </w:rPr>
              <w:tab/>
            </w:r>
            <w:r>
              <w:rPr>
                <w:noProof/>
                <w:webHidden/>
              </w:rPr>
              <w:fldChar w:fldCharType="begin"/>
            </w:r>
            <w:r>
              <w:rPr>
                <w:noProof/>
                <w:webHidden/>
              </w:rPr>
              <w:instrText xml:space="preserve"> PAGEREF _Toc163097285 \h </w:instrText>
            </w:r>
            <w:r>
              <w:rPr>
                <w:noProof/>
                <w:webHidden/>
              </w:rPr>
            </w:r>
            <w:r>
              <w:rPr>
                <w:noProof/>
                <w:webHidden/>
              </w:rPr>
              <w:fldChar w:fldCharType="separate"/>
            </w:r>
            <w:r>
              <w:rPr>
                <w:noProof/>
                <w:webHidden/>
              </w:rPr>
              <w:t>38</w:t>
            </w:r>
            <w:r>
              <w:rPr>
                <w:noProof/>
                <w:webHidden/>
              </w:rPr>
              <w:fldChar w:fldCharType="end"/>
            </w:r>
          </w:hyperlink>
        </w:p>
        <w:p w14:paraId="6328A3AD" w14:textId="129A14A0" w:rsidR="00AF150D" w:rsidRDefault="00AF150D">
          <w:pPr>
            <w:pStyle w:val="TOC3"/>
            <w:rPr>
              <w:rFonts w:eastAsiaTheme="minorEastAsia"/>
              <w:noProof/>
              <w:lang w:val="en-US"/>
            </w:rPr>
          </w:pPr>
          <w:hyperlink w:anchor="_Toc163097286" w:history="1">
            <w:r w:rsidRPr="002456E4">
              <w:rPr>
                <w:rStyle w:val="Hyperlink"/>
                <w:rFonts w:eastAsia="Arial" w:cstheme="minorHAnsi"/>
                <w:b/>
                <w:bCs/>
                <w:iCs/>
                <w:noProof/>
                <w:lang w:val="id" w:eastAsia="en-ID"/>
              </w:rPr>
              <w:t>1.5.</w:t>
            </w:r>
            <w:r>
              <w:rPr>
                <w:rFonts w:eastAsiaTheme="minorEastAsia"/>
                <w:noProof/>
                <w:lang w:val="en-US"/>
              </w:rPr>
              <w:tab/>
            </w:r>
            <w:r w:rsidRPr="002456E4">
              <w:rPr>
                <w:rStyle w:val="Hyperlink"/>
                <w:rFonts w:eastAsia="Arial" w:cstheme="minorHAnsi"/>
                <w:b/>
                <w:bCs/>
                <w:noProof/>
                <w:lang w:val="id" w:eastAsia="en-ID"/>
              </w:rPr>
              <w:t>Analisis Risiko</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Risk Analysis</w:t>
            </w:r>
            <w:r>
              <w:rPr>
                <w:noProof/>
                <w:webHidden/>
              </w:rPr>
              <w:tab/>
            </w:r>
            <w:r>
              <w:rPr>
                <w:noProof/>
                <w:webHidden/>
              </w:rPr>
              <w:fldChar w:fldCharType="begin"/>
            </w:r>
            <w:r>
              <w:rPr>
                <w:noProof/>
                <w:webHidden/>
              </w:rPr>
              <w:instrText xml:space="preserve"> PAGEREF _Toc163097286 \h </w:instrText>
            </w:r>
            <w:r>
              <w:rPr>
                <w:noProof/>
                <w:webHidden/>
              </w:rPr>
            </w:r>
            <w:r>
              <w:rPr>
                <w:noProof/>
                <w:webHidden/>
              </w:rPr>
              <w:fldChar w:fldCharType="separate"/>
            </w:r>
            <w:r>
              <w:rPr>
                <w:noProof/>
                <w:webHidden/>
              </w:rPr>
              <w:t>47</w:t>
            </w:r>
            <w:r>
              <w:rPr>
                <w:noProof/>
                <w:webHidden/>
              </w:rPr>
              <w:fldChar w:fldCharType="end"/>
            </w:r>
          </w:hyperlink>
        </w:p>
        <w:p w14:paraId="291C04D8" w14:textId="7615E99E" w:rsidR="00AF150D" w:rsidRDefault="00AF150D">
          <w:pPr>
            <w:pStyle w:val="TOC3"/>
            <w:rPr>
              <w:rFonts w:eastAsiaTheme="minorEastAsia"/>
              <w:noProof/>
              <w:lang w:val="en-US"/>
            </w:rPr>
          </w:pPr>
          <w:hyperlink w:anchor="_Toc163097287" w:history="1">
            <w:r w:rsidRPr="002456E4">
              <w:rPr>
                <w:rStyle w:val="Hyperlink"/>
                <w:rFonts w:eastAsia="Arial" w:cstheme="minorHAnsi"/>
                <w:b/>
                <w:bCs/>
                <w:iCs/>
                <w:noProof/>
                <w:lang w:val="id" w:eastAsia="en-ID"/>
              </w:rPr>
              <w:t>1.6.</w:t>
            </w:r>
            <w:r>
              <w:rPr>
                <w:rFonts w:eastAsiaTheme="minorEastAsia"/>
                <w:noProof/>
                <w:lang w:val="en-US"/>
              </w:rPr>
              <w:tab/>
            </w:r>
            <w:r w:rsidRPr="002456E4">
              <w:rPr>
                <w:rStyle w:val="Hyperlink"/>
                <w:rFonts w:eastAsia="Arial" w:cstheme="minorHAnsi"/>
                <w:b/>
                <w:bCs/>
                <w:noProof/>
                <w:lang w:val="id" w:eastAsia="en-ID"/>
              </w:rPr>
              <w:t>Evaluasi Risiko</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Risk Evaluation</w:t>
            </w:r>
            <w:r>
              <w:rPr>
                <w:noProof/>
                <w:webHidden/>
              </w:rPr>
              <w:tab/>
            </w:r>
            <w:r>
              <w:rPr>
                <w:noProof/>
                <w:webHidden/>
              </w:rPr>
              <w:fldChar w:fldCharType="begin"/>
            </w:r>
            <w:r>
              <w:rPr>
                <w:noProof/>
                <w:webHidden/>
              </w:rPr>
              <w:instrText xml:space="preserve"> PAGEREF _Toc163097287 \h </w:instrText>
            </w:r>
            <w:r>
              <w:rPr>
                <w:noProof/>
                <w:webHidden/>
              </w:rPr>
            </w:r>
            <w:r>
              <w:rPr>
                <w:noProof/>
                <w:webHidden/>
              </w:rPr>
              <w:fldChar w:fldCharType="separate"/>
            </w:r>
            <w:r>
              <w:rPr>
                <w:noProof/>
                <w:webHidden/>
              </w:rPr>
              <w:t>59</w:t>
            </w:r>
            <w:r>
              <w:rPr>
                <w:noProof/>
                <w:webHidden/>
              </w:rPr>
              <w:fldChar w:fldCharType="end"/>
            </w:r>
          </w:hyperlink>
        </w:p>
        <w:p w14:paraId="32F29E4C" w14:textId="20B01A11" w:rsidR="00AF150D" w:rsidRDefault="00AF150D">
          <w:pPr>
            <w:pStyle w:val="TOC3"/>
            <w:rPr>
              <w:rFonts w:eastAsiaTheme="minorEastAsia"/>
              <w:noProof/>
              <w:lang w:val="en-US"/>
            </w:rPr>
          </w:pPr>
          <w:hyperlink w:anchor="_Toc163097288" w:history="1">
            <w:r w:rsidRPr="002456E4">
              <w:rPr>
                <w:rStyle w:val="Hyperlink"/>
                <w:rFonts w:eastAsia="Arial" w:cstheme="minorHAnsi"/>
                <w:b/>
                <w:bCs/>
                <w:iCs/>
                <w:noProof/>
                <w:lang w:val="id" w:eastAsia="en-ID"/>
              </w:rPr>
              <w:t>1.7.</w:t>
            </w:r>
            <w:r>
              <w:rPr>
                <w:rFonts w:eastAsiaTheme="minorEastAsia"/>
                <w:noProof/>
                <w:lang w:val="en-US"/>
              </w:rPr>
              <w:tab/>
            </w:r>
            <w:r w:rsidRPr="002456E4">
              <w:rPr>
                <w:rStyle w:val="Hyperlink"/>
                <w:rFonts w:eastAsia="Arial" w:cstheme="minorHAnsi"/>
                <w:b/>
                <w:bCs/>
                <w:i/>
                <w:noProof/>
                <w:lang w:val="id" w:eastAsia="en-ID"/>
              </w:rPr>
              <w:t>Risk Treatment Plan</w:t>
            </w:r>
            <w:r>
              <w:rPr>
                <w:noProof/>
                <w:webHidden/>
              </w:rPr>
              <w:tab/>
            </w:r>
            <w:r>
              <w:rPr>
                <w:noProof/>
                <w:webHidden/>
              </w:rPr>
              <w:fldChar w:fldCharType="begin"/>
            </w:r>
            <w:r>
              <w:rPr>
                <w:noProof/>
                <w:webHidden/>
              </w:rPr>
              <w:instrText xml:space="preserve"> PAGEREF _Toc163097288 \h </w:instrText>
            </w:r>
            <w:r>
              <w:rPr>
                <w:noProof/>
                <w:webHidden/>
              </w:rPr>
            </w:r>
            <w:r>
              <w:rPr>
                <w:noProof/>
                <w:webHidden/>
              </w:rPr>
              <w:fldChar w:fldCharType="separate"/>
            </w:r>
            <w:r>
              <w:rPr>
                <w:noProof/>
                <w:webHidden/>
              </w:rPr>
              <w:t>64</w:t>
            </w:r>
            <w:r>
              <w:rPr>
                <w:noProof/>
                <w:webHidden/>
              </w:rPr>
              <w:fldChar w:fldCharType="end"/>
            </w:r>
          </w:hyperlink>
        </w:p>
        <w:p w14:paraId="20AF9C8F" w14:textId="496CB229" w:rsidR="00AF150D" w:rsidRDefault="00AF150D">
          <w:pPr>
            <w:pStyle w:val="TOC3"/>
            <w:rPr>
              <w:rFonts w:eastAsiaTheme="minorEastAsia"/>
              <w:noProof/>
              <w:lang w:val="en-US"/>
            </w:rPr>
          </w:pPr>
          <w:hyperlink w:anchor="_Toc163097289" w:history="1">
            <w:r w:rsidRPr="002456E4">
              <w:rPr>
                <w:rStyle w:val="Hyperlink"/>
                <w:rFonts w:eastAsia="Arial" w:cstheme="minorHAnsi"/>
                <w:b/>
                <w:bCs/>
                <w:iCs/>
                <w:noProof/>
                <w:lang w:val="id" w:eastAsia="en-ID"/>
              </w:rPr>
              <w:t>1.8.</w:t>
            </w:r>
            <w:r>
              <w:rPr>
                <w:rFonts w:eastAsiaTheme="minorEastAsia"/>
                <w:noProof/>
                <w:lang w:val="en-US"/>
              </w:rPr>
              <w:tab/>
            </w:r>
            <w:r w:rsidRPr="002456E4">
              <w:rPr>
                <w:rStyle w:val="Hyperlink"/>
                <w:rFonts w:eastAsia="Arial" w:cstheme="minorHAnsi"/>
                <w:b/>
                <w:bCs/>
                <w:noProof/>
                <w:lang w:val="id" w:eastAsia="en-ID"/>
              </w:rPr>
              <w:t>Pemantauan Risiko</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Risk Monitoring</w:t>
            </w:r>
            <w:r>
              <w:rPr>
                <w:noProof/>
                <w:webHidden/>
              </w:rPr>
              <w:tab/>
            </w:r>
            <w:r>
              <w:rPr>
                <w:noProof/>
                <w:webHidden/>
              </w:rPr>
              <w:fldChar w:fldCharType="begin"/>
            </w:r>
            <w:r>
              <w:rPr>
                <w:noProof/>
                <w:webHidden/>
              </w:rPr>
              <w:instrText xml:space="preserve"> PAGEREF _Toc163097289 \h </w:instrText>
            </w:r>
            <w:r>
              <w:rPr>
                <w:noProof/>
                <w:webHidden/>
              </w:rPr>
            </w:r>
            <w:r>
              <w:rPr>
                <w:noProof/>
                <w:webHidden/>
              </w:rPr>
              <w:fldChar w:fldCharType="separate"/>
            </w:r>
            <w:r>
              <w:rPr>
                <w:noProof/>
                <w:webHidden/>
              </w:rPr>
              <w:t>70</w:t>
            </w:r>
            <w:r>
              <w:rPr>
                <w:noProof/>
                <w:webHidden/>
              </w:rPr>
              <w:fldChar w:fldCharType="end"/>
            </w:r>
          </w:hyperlink>
        </w:p>
        <w:p w14:paraId="0C15D05A" w14:textId="1E06F285" w:rsidR="00AF150D" w:rsidRDefault="00AF150D">
          <w:pPr>
            <w:pStyle w:val="TOC3"/>
            <w:rPr>
              <w:rFonts w:eastAsiaTheme="minorEastAsia"/>
              <w:noProof/>
              <w:lang w:val="en-US"/>
            </w:rPr>
          </w:pPr>
          <w:hyperlink w:anchor="_Toc163097290" w:history="1">
            <w:r w:rsidRPr="002456E4">
              <w:rPr>
                <w:rStyle w:val="Hyperlink"/>
                <w:rFonts w:eastAsia="Arial" w:cstheme="minorHAnsi"/>
                <w:b/>
                <w:bCs/>
                <w:iCs/>
                <w:noProof/>
                <w:lang w:val="id" w:eastAsia="en-ID"/>
              </w:rPr>
              <w:t>1.9.</w:t>
            </w:r>
            <w:r>
              <w:rPr>
                <w:rFonts w:eastAsiaTheme="minorEastAsia"/>
                <w:noProof/>
                <w:lang w:val="en-US"/>
              </w:rPr>
              <w:tab/>
            </w:r>
            <w:r w:rsidRPr="002456E4">
              <w:rPr>
                <w:rStyle w:val="Hyperlink"/>
                <w:rFonts w:eastAsia="Arial" w:cstheme="minorHAnsi"/>
                <w:b/>
                <w:bCs/>
                <w:noProof/>
                <w:lang w:val="id" w:eastAsia="en-ID"/>
              </w:rPr>
              <w:t>Komunikasi dan Konsultasi</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Communication and Consulting</w:t>
            </w:r>
            <w:r>
              <w:rPr>
                <w:noProof/>
                <w:webHidden/>
              </w:rPr>
              <w:tab/>
            </w:r>
            <w:r>
              <w:rPr>
                <w:noProof/>
                <w:webHidden/>
              </w:rPr>
              <w:fldChar w:fldCharType="begin"/>
            </w:r>
            <w:r>
              <w:rPr>
                <w:noProof/>
                <w:webHidden/>
              </w:rPr>
              <w:instrText xml:space="preserve"> PAGEREF _Toc163097290 \h </w:instrText>
            </w:r>
            <w:r>
              <w:rPr>
                <w:noProof/>
                <w:webHidden/>
              </w:rPr>
            </w:r>
            <w:r>
              <w:rPr>
                <w:noProof/>
                <w:webHidden/>
              </w:rPr>
              <w:fldChar w:fldCharType="separate"/>
            </w:r>
            <w:r>
              <w:rPr>
                <w:noProof/>
                <w:webHidden/>
              </w:rPr>
              <w:t>74</w:t>
            </w:r>
            <w:r>
              <w:rPr>
                <w:noProof/>
                <w:webHidden/>
              </w:rPr>
              <w:fldChar w:fldCharType="end"/>
            </w:r>
          </w:hyperlink>
        </w:p>
        <w:p w14:paraId="3BE6BB3A" w14:textId="5A249255" w:rsidR="00AF150D" w:rsidRDefault="00AF150D">
          <w:pPr>
            <w:pStyle w:val="TOC2"/>
            <w:rPr>
              <w:rFonts w:eastAsiaTheme="minorEastAsia"/>
              <w:noProof/>
              <w:lang w:val="en-US"/>
            </w:rPr>
          </w:pPr>
          <w:hyperlink w:anchor="_Toc163097291" w:history="1">
            <w:r w:rsidRPr="002456E4">
              <w:rPr>
                <w:rStyle w:val="Hyperlink"/>
                <w:rFonts w:eastAsia="Arial" w:cstheme="minorHAnsi"/>
                <w:b/>
                <w:bCs/>
                <w:i/>
                <w:iCs/>
                <w:noProof/>
                <w:lang w:val="id" w:eastAsia="en-ID"/>
              </w:rPr>
              <w:t>2.</w:t>
            </w:r>
            <w:r>
              <w:rPr>
                <w:rFonts w:eastAsiaTheme="minorEastAsia"/>
                <w:noProof/>
                <w:lang w:val="en-US"/>
              </w:rPr>
              <w:tab/>
            </w:r>
            <w:r w:rsidRPr="002456E4">
              <w:rPr>
                <w:rStyle w:val="Hyperlink"/>
                <w:rFonts w:eastAsia="Arial" w:cstheme="minorHAnsi"/>
                <w:b/>
                <w:bCs/>
                <w:noProof/>
                <w:lang w:val="id" w:eastAsia="en-ID"/>
              </w:rPr>
              <w:t>Pedoman Pengendalian Risiko Keamanan Informasi</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Guidelines for Information Security Risk Control</w:t>
            </w:r>
            <w:r>
              <w:rPr>
                <w:noProof/>
                <w:webHidden/>
              </w:rPr>
              <w:tab/>
            </w:r>
            <w:r>
              <w:rPr>
                <w:noProof/>
                <w:webHidden/>
              </w:rPr>
              <w:fldChar w:fldCharType="begin"/>
            </w:r>
            <w:r>
              <w:rPr>
                <w:noProof/>
                <w:webHidden/>
              </w:rPr>
              <w:instrText xml:space="preserve"> PAGEREF _Toc163097291 \h </w:instrText>
            </w:r>
            <w:r>
              <w:rPr>
                <w:noProof/>
                <w:webHidden/>
              </w:rPr>
            </w:r>
            <w:r>
              <w:rPr>
                <w:noProof/>
                <w:webHidden/>
              </w:rPr>
              <w:fldChar w:fldCharType="separate"/>
            </w:r>
            <w:r>
              <w:rPr>
                <w:noProof/>
                <w:webHidden/>
              </w:rPr>
              <w:t>77</w:t>
            </w:r>
            <w:r>
              <w:rPr>
                <w:noProof/>
                <w:webHidden/>
              </w:rPr>
              <w:fldChar w:fldCharType="end"/>
            </w:r>
          </w:hyperlink>
        </w:p>
        <w:p w14:paraId="1DA97232" w14:textId="29069DA5" w:rsidR="00AF150D" w:rsidRDefault="00AF150D">
          <w:pPr>
            <w:pStyle w:val="TOC3"/>
            <w:rPr>
              <w:rFonts w:eastAsiaTheme="minorEastAsia"/>
              <w:noProof/>
              <w:lang w:val="en-US"/>
            </w:rPr>
          </w:pPr>
          <w:hyperlink w:anchor="_Toc163097292" w:history="1">
            <w:r w:rsidRPr="002456E4">
              <w:rPr>
                <w:rStyle w:val="Hyperlink"/>
                <w:rFonts w:eastAsia="Arial" w:cstheme="minorHAnsi"/>
                <w:b/>
                <w:bCs/>
                <w:iCs/>
                <w:noProof/>
                <w:lang w:val="id" w:eastAsia="en-ID"/>
              </w:rPr>
              <w:t>2.1.</w:t>
            </w:r>
            <w:r>
              <w:rPr>
                <w:rFonts w:eastAsiaTheme="minorEastAsia"/>
                <w:noProof/>
                <w:lang w:val="en-US"/>
              </w:rPr>
              <w:tab/>
            </w:r>
            <w:r w:rsidRPr="002456E4">
              <w:rPr>
                <w:rStyle w:val="Hyperlink"/>
                <w:rFonts w:eastAsia="Arial" w:cstheme="minorHAnsi"/>
                <w:b/>
                <w:bCs/>
                <w:noProof/>
                <w:lang w:val="id" w:eastAsia="en-ID"/>
              </w:rPr>
              <w:t>Operasional Teknologi Informasi</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Information Technology Operations</w:t>
            </w:r>
            <w:r>
              <w:rPr>
                <w:noProof/>
                <w:webHidden/>
              </w:rPr>
              <w:tab/>
            </w:r>
            <w:r>
              <w:rPr>
                <w:noProof/>
                <w:webHidden/>
              </w:rPr>
              <w:fldChar w:fldCharType="begin"/>
            </w:r>
            <w:r>
              <w:rPr>
                <w:noProof/>
                <w:webHidden/>
              </w:rPr>
              <w:instrText xml:space="preserve"> PAGEREF _Toc163097292 \h </w:instrText>
            </w:r>
            <w:r>
              <w:rPr>
                <w:noProof/>
                <w:webHidden/>
              </w:rPr>
            </w:r>
            <w:r>
              <w:rPr>
                <w:noProof/>
                <w:webHidden/>
              </w:rPr>
              <w:fldChar w:fldCharType="separate"/>
            </w:r>
            <w:r>
              <w:rPr>
                <w:noProof/>
                <w:webHidden/>
              </w:rPr>
              <w:t>77</w:t>
            </w:r>
            <w:r>
              <w:rPr>
                <w:noProof/>
                <w:webHidden/>
              </w:rPr>
              <w:fldChar w:fldCharType="end"/>
            </w:r>
          </w:hyperlink>
        </w:p>
        <w:p w14:paraId="088E9EA4" w14:textId="2AD4CDDE" w:rsidR="00AF150D" w:rsidRDefault="00AF150D">
          <w:pPr>
            <w:pStyle w:val="TOC3"/>
            <w:rPr>
              <w:rFonts w:eastAsiaTheme="minorEastAsia"/>
              <w:noProof/>
              <w:lang w:val="en-US"/>
            </w:rPr>
          </w:pPr>
          <w:hyperlink w:anchor="_Toc163097293" w:history="1">
            <w:r w:rsidRPr="002456E4">
              <w:rPr>
                <w:rStyle w:val="Hyperlink"/>
                <w:rFonts w:eastAsia="Arial" w:cstheme="minorHAnsi"/>
                <w:b/>
                <w:bCs/>
                <w:iCs/>
                <w:noProof/>
                <w:lang w:val="id" w:eastAsia="en-ID"/>
              </w:rPr>
              <w:t>2.2.</w:t>
            </w:r>
            <w:r>
              <w:rPr>
                <w:rFonts w:eastAsiaTheme="minorEastAsia"/>
                <w:noProof/>
                <w:lang w:val="en-US"/>
              </w:rPr>
              <w:tab/>
            </w:r>
            <w:r w:rsidRPr="002456E4">
              <w:rPr>
                <w:rStyle w:val="Hyperlink"/>
                <w:rFonts w:eastAsia="Arial" w:cstheme="minorHAnsi"/>
                <w:b/>
                <w:bCs/>
                <w:noProof/>
                <w:lang w:val="id" w:eastAsia="en-ID"/>
              </w:rPr>
              <w:t>Pengendalian Komunikasi dan Network</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Communication and Network Control</w:t>
            </w:r>
            <w:r>
              <w:rPr>
                <w:noProof/>
                <w:webHidden/>
              </w:rPr>
              <w:tab/>
            </w:r>
            <w:r>
              <w:rPr>
                <w:noProof/>
                <w:webHidden/>
              </w:rPr>
              <w:fldChar w:fldCharType="begin"/>
            </w:r>
            <w:r>
              <w:rPr>
                <w:noProof/>
                <w:webHidden/>
              </w:rPr>
              <w:instrText xml:space="preserve"> PAGEREF _Toc163097293 \h </w:instrText>
            </w:r>
            <w:r>
              <w:rPr>
                <w:noProof/>
                <w:webHidden/>
              </w:rPr>
            </w:r>
            <w:r>
              <w:rPr>
                <w:noProof/>
                <w:webHidden/>
              </w:rPr>
              <w:fldChar w:fldCharType="separate"/>
            </w:r>
            <w:r>
              <w:rPr>
                <w:noProof/>
                <w:webHidden/>
              </w:rPr>
              <w:t>78</w:t>
            </w:r>
            <w:r>
              <w:rPr>
                <w:noProof/>
                <w:webHidden/>
              </w:rPr>
              <w:fldChar w:fldCharType="end"/>
            </w:r>
          </w:hyperlink>
        </w:p>
        <w:p w14:paraId="6268AF13" w14:textId="19B5C472" w:rsidR="00AF150D" w:rsidRDefault="00AF150D">
          <w:pPr>
            <w:pStyle w:val="TOC3"/>
            <w:rPr>
              <w:rFonts w:eastAsiaTheme="minorEastAsia"/>
              <w:noProof/>
              <w:lang w:val="en-US"/>
            </w:rPr>
          </w:pPr>
          <w:hyperlink w:anchor="_Toc163097294" w:history="1">
            <w:r w:rsidRPr="002456E4">
              <w:rPr>
                <w:rStyle w:val="Hyperlink"/>
                <w:rFonts w:eastAsia="Arial" w:cstheme="minorHAnsi"/>
                <w:b/>
                <w:bCs/>
                <w:iCs/>
                <w:noProof/>
                <w:lang w:val="id" w:eastAsia="en-ID"/>
              </w:rPr>
              <w:t>2.3.</w:t>
            </w:r>
            <w:r>
              <w:rPr>
                <w:rFonts w:eastAsiaTheme="minorEastAsia"/>
                <w:noProof/>
                <w:lang w:val="en-US"/>
              </w:rPr>
              <w:tab/>
            </w:r>
            <w:r w:rsidRPr="002456E4">
              <w:rPr>
                <w:rStyle w:val="Hyperlink"/>
                <w:rFonts w:eastAsia="Arial" w:cstheme="minorHAnsi"/>
                <w:b/>
                <w:bCs/>
                <w:noProof/>
                <w:lang w:val="id" w:eastAsia="en-ID"/>
              </w:rPr>
              <w:t>Pengendalian Keamanan Informasi</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Information Security Control</w:t>
            </w:r>
            <w:r>
              <w:rPr>
                <w:noProof/>
                <w:webHidden/>
              </w:rPr>
              <w:tab/>
            </w:r>
            <w:r>
              <w:rPr>
                <w:noProof/>
                <w:webHidden/>
              </w:rPr>
              <w:fldChar w:fldCharType="begin"/>
            </w:r>
            <w:r>
              <w:rPr>
                <w:noProof/>
                <w:webHidden/>
              </w:rPr>
              <w:instrText xml:space="preserve"> PAGEREF _Toc163097294 \h </w:instrText>
            </w:r>
            <w:r>
              <w:rPr>
                <w:noProof/>
                <w:webHidden/>
              </w:rPr>
            </w:r>
            <w:r>
              <w:rPr>
                <w:noProof/>
                <w:webHidden/>
              </w:rPr>
              <w:fldChar w:fldCharType="separate"/>
            </w:r>
            <w:r>
              <w:rPr>
                <w:noProof/>
                <w:webHidden/>
              </w:rPr>
              <w:t>79</w:t>
            </w:r>
            <w:r>
              <w:rPr>
                <w:noProof/>
                <w:webHidden/>
              </w:rPr>
              <w:fldChar w:fldCharType="end"/>
            </w:r>
          </w:hyperlink>
        </w:p>
        <w:p w14:paraId="65116044" w14:textId="3F160AFE" w:rsidR="00AF150D" w:rsidRDefault="00AF150D">
          <w:pPr>
            <w:pStyle w:val="TOC3"/>
            <w:rPr>
              <w:rFonts w:eastAsiaTheme="minorEastAsia"/>
              <w:noProof/>
              <w:lang w:val="en-US"/>
            </w:rPr>
          </w:pPr>
          <w:hyperlink w:anchor="_Toc163097295" w:history="1">
            <w:r w:rsidRPr="002456E4">
              <w:rPr>
                <w:rStyle w:val="Hyperlink"/>
                <w:rFonts w:eastAsia="Arial" w:cstheme="minorHAnsi"/>
                <w:b/>
                <w:bCs/>
                <w:iCs/>
                <w:noProof/>
                <w:lang w:val="id" w:eastAsia="en-ID"/>
              </w:rPr>
              <w:t>2.4.</w:t>
            </w:r>
            <w:r>
              <w:rPr>
                <w:rFonts w:eastAsiaTheme="minorEastAsia"/>
                <w:noProof/>
                <w:lang w:val="en-US"/>
              </w:rPr>
              <w:tab/>
            </w:r>
            <w:r w:rsidRPr="002456E4">
              <w:rPr>
                <w:rStyle w:val="Hyperlink"/>
                <w:rFonts w:eastAsia="Arial" w:cstheme="minorHAnsi"/>
                <w:b/>
                <w:bCs/>
                <w:noProof/>
                <w:lang w:val="id" w:eastAsia="en-ID"/>
              </w:rPr>
              <w:t>Rencana Pemulihan Bencana</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Disaster Recovery Plan</w:t>
            </w:r>
            <w:r>
              <w:rPr>
                <w:noProof/>
                <w:webHidden/>
              </w:rPr>
              <w:tab/>
            </w:r>
            <w:r>
              <w:rPr>
                <w:noProof/>
                <w:webHidden/>
              </w:rPr>
              <w:fldChar w:fldCharType="begin"/>
            </w:r>
            <w:r>
              <w:rPr>
                <w:noProof/>
                <w:webHidden/>
              </w:rPr>
              <w:instrText xml:space="preserve"> PAGEREF _Toc163097295 \h </w:instrText>
            </w:r>
            <w:r>
              <w:rPr>
                <w:noProof/>
                <w:webHidden/>
              </w:rPr>
            </w:r>
            <w:r>
              <w:rPr>
                <w:noProof/>
                <w:webHidden/>
              </w:rPr>
              <w:fldChar w:fldCharType="separate"/>
            </w:r>
            <w:r>
              <w:rPr>
                <w:noProof/>
                <w:webHidden/>
              </w:rPr>
              <w:t>82</w:t>
            </w:r>
            <w:r>
              <w:rPr>
                <w:noProof/>
                <w:webHidden/>
              </w:rPr>
              <w:fldChar w:fldCharType="end"/>
            </w:r>
          </w:hyperlink>
        </w:p>
        <w:p w14:paraId="66A6EDE9" w14:textId="7979FAAC" w:rsidR="00AF150D" w:rsidRDefault="00AF150D">
          <w:pPr>
            <w:pStyle w:val="TOC3"/>
            <w:rPr>
              <w:rFonts w:eastAsiaTheme="minorEastAsia"/>
              <w:noProof/>
              <w:lang w:val="en-US"/>
            </w:rPr>
          </w:pPr>
          <w:hyperlink w:anchor="_Toc163097296" w:history="1">
            <w:r w:rsidRPr="002456E4">
              <w:rPr>
                <w:rStyle w:val="Hyperlink"/>
                <w:rFonts w:eastAsia="Arial" w:cstheme="minorHAnsi"/>
                <w:b/>
                <w:bCs/>
                <w:iCs/>
                <w:noProof/>
                <w:lang w:val="id" w:eastAsia="en-ID"/>
              </w:rPr>
              <w:t>2.5.</w:t>
            </w:r>
            <w:r>
              <w:rPr>
                <w:rFonts w:eastAsiaTheme="minorEastAsia"/>
                <w:noProof/>
                <w:lang w:val="en-US"/>
              </w:rPr>
              <w:tab/>
            </w:r>
            <w:r w:rsidRPr="002456E4">
              <w:rPr>
                <w:rStyle w:val="Hyperlink"/>
                <w:rFonts w:eastAsia="Arial" w:cstheme="minorHAnsi"/>
                <w:b/>
                <w:bCs/>
                <w:noProof/>
                <w:lang w:val="id" w:eastAsia="en-ID"/>
              </w:rPr>
              <w:t>Penggunaan dan Pengelolaan Pihak Ketiga Penyedia Jasa</w:t>
            </w:r>
            <w:r w:rsidRPr="002456E4">
              <w:rPr>
                <w:rStyle w:val="Hyperlink"/>
                <w:rFonts w:eastAsia="Arial" w:cstheme="minorHAnsi"/>
                <w:b/>
                <w:bCs/>
                <w:noProof/>
                <w:lang w:val="en-GB" w:eastAsia="en-ID"/>
              </w:rPr>
              <w:t>/</w:t>
            </w:r>
            <w:r w:rsidRPr="002456E4">
              <w:rPr>
                <w:rStyle w:val="Hyperlink"/>
                <w:rFonts w:eastAsia="Arial" w:cstheme="minorHAnsi"/>
                <w:b/>
                <w:bCs/>
                <w:i/>
                <w:iCs/>
                <w:noProof/>
                <w:lang w:val="en-GB" w:eastAsia="en-ID"/>
              </w:rPr>
              <w:t>Use and Management of Third Party Service Providers</w:t>
            </w:r>
            <w:r>
              <w:rPr>
                <w:noProof/>
                <w:webHidden/>
              </w:rPr>
              <w:tab/>
            </w:r>
            <w:r>
              <w:rPr>
                <w:noProof/>
                <w:webHidden/>
              </w:rPr>
              <w:fldChar w:fldCharType="begin"/>
            </w:r>
            <w:r>
              <w:rPr>
                <w:noProof/>
                <w:webHidden/>
              </w:rPr>
              <w:instrText xml:space="preserve"> PAGEREF _Toc163097296 \h </w:instrText>
            </w:r>
            <w:r>
              <w:rPr>
                <w:noProof/>
                <w:webHidden/>
              </w:rPr>
            </w:r>
            <w:r>
              <w:rPr>
                <w:noProof/>
                <w:webHidden/>
              </w:rPr>
              <w:fldChar w:fldCharType="separate"/>
            </w:r>
            <w:r>
              <w:rPr>
                <w:noProof/>
                <w:webHidden/>
              </w:rPr>
              <w:t>83</w:t>
            </w:r>
            <w:r>
              <w:rPr>
                <w:noProof/>
                <w:webHidden/>
              </w:rPr>
              <w:fldChar w:fldCharType="end"/>
            </w:r>
          </w:hyperlink>
        </w:p>
        <w:p w14:paraId="61855DB1" w14:textId="1DCA6693" w:rsidR="002646B0" w:rsidRPr="00035695" w:rsidRDefault="002646B0" w:rsidP="00611B38">
          <w:pPr>
            <w:spacing w:before="0" w:after="0" w:line="276" w:lineRule="auto"/>
            <w:rPr>
              <w:rFonts w:cstheme="minorHAnsi"/>
              <w:sz w:val="24"/>
              <w:szCs w:val="24"/>
            </w:rPr>
          </w:pPr>
          <w:r w:rsidRPr="00035695">
            <w:rPr>
              <w:rFonts w:cstheme="minorHAnsi"/>
              <w:noProof/>
              <w:sz w:val="24"/>
              <w:szCs w:val="24"/>
            </w:rPr>
            <w:lastRenderedPageBreak/>
            <w:fldChar w:fldCharType="end"/>
          </w:r>
        </w:p>
      </w:sdtContent>
    </w:sdt>
    <w:p w14:paraId="2145A839" w14:textId="7735A952" w:rsidR="00FE6D7C" w:rsidRPr="00781421" w:rsidRDefault="00FE6D7C" w:rsidP="00A47C9C">
      <w:pPr>
        <w:spacing w:before="0" w:after="0" w:line="360" w:lineRule="auto"/>
        <w:rPr>
          <w:rFonts w:cstheme="minorHAnsi"/>
          <w:sz w:val="24"/>
          <w:szCs w:val="24"/>
        </w:rPr>
      </w:pPr>
    </w:p>
    <w:p w14:paraId="202B07FB" w14:textId="02C9CB3C" w:rsidR="0074243F" w:rsidRPr="00781421" w:rsidRDefault="0074243F">
      <w:pPr>
        <w:spacing w:before="0" w:after="160" w:line="259" w:lineRule="auto"/>
        <w:jc w:val="left"/>
        <w:rPr>
          <w:rFonts w:cstheme="minorHAnsi"/>
          <w:b/>
          <w:bCs/>
          <w:sz w:val="24"/>
          <w:szCs w:val="24"/>
          <w:lang w:val="en-US"/>
        </w:rPr>
      </w:pPr>
      <w:r w:rsidRPr="00781421">
        <w:rPr>
          <w:rFonts w:cstheme="minorHAnsi"/>
          <w:b/>
          <w:bCs/>
          <w:sz w:val="24"/>
          <w:szCs w:val="24"/>
          <w:lang w:val="en-US"/>
        </w:rPr>
        <w:br w:type="page"/>
      </w:r>
    </w:p>
    <w:p w14:paraId="5C5C22E9" w14:textId="77777777" w:rsidR="00116CCB" w:rsidRPr="00116CCB" w:rsidRDefault="0074243F" w:rsidP="00116CCB">
      <w:pPr>
        <w:pStyle w:val="Heading1"/>
        <w:spacing w:before="0" w:line="360" w:lineRule="auto"/>
        <w:jc w:val="center"/>
        <w:rPr>
          <w:rFonts w:asciiTheme="minorHAnsi" w:hAnsiTheme="minorHAnsi" w:cstheme="minorHAnsi"/>
          <w:noProof/>
          <w:sz w:val="24"/>
          <w:szCs w:val="24"/>
        </w:rPr>
      </w:pPr>
      <w:bookmarkStart w:id="4" w:name="_Toc128466681"/>
      <w:bookmarkStart w:id="5" w:name="_Toc128466738"/>
      <w:bookmarkStart w:id="6" w:name="_Toc163097275"/>
      <w:r w:rsidRPr="00781421">
        <w:rPr>
          <w:rFonts w:asciiTheme="minorHAnsi" w:hAnsiTheme="minorHAnsi" w:cstheme="minorHAnsi"/>
          <w:bCs/>
          <w:noProof/>
          <w:color w:val="ED7D31" w:themeColor="accent2"/>
          <w:sz w:val="24"/>
          <w:szCs w:val="24"/>
          <w:lang w:val="en-US"/>
        </w:rPr>
        <w:lastRenderedPageBreak/>
        <w:t>Daftar Tabel</w:t>
      </w:r>
      <w:bookmarkEnd w:id="4"/>
      <w:bookmarkEnd w:id="5"/>
      <w:bookmarkEnd w:id="6"/>
      <w:r w:rsidR="00611B38" w:rsidRPr="00116CCB">
        <w:rPr>
          <w:rFonts w:asciiTheme="minorHAnsi" w:hAnsiTheme="minorHAnsi" w:cstheme="minorHAnsi"/>
          <w:b w:val="0"/>
          <w:bCs/>
          <w:sz w:val="24"/>
          <w:szCs w:val="24"/>
          <w:lang w:val="en-US"/>
        </w:rPr>
        <w:fldChar w:fldCharType="begin"/>
      </w:r>
      <w:r w:rsidR="00611B38">
        <w:rPr>
          <w:rFonts w:cstheme="minorHAnsi"/>
          <w:b w:val="0"/>
          <w:sz w:val="24"/>
          <w:szCs w:val="24"/>
          <w:lang w:val="en-US"/>
        </w:rPr>
        <w:instrText xml:space="preserve"> TOC \h \z \c "Table" </w:instrText>
      </w:r>
      <w:r w:rsidR="00611B38" w:rsidRPr="00116CCB">
        <w:rPr>
          <w:rFonts w:asciiTheme="minorHAnsi" w:hAnsiTheme="minorHAnsi" w:cstheme="minorHAnsi"/>
          <w:b w:val="0"/>
          <w:bCs/>
          <w:sz w:val="24"/>
          <w:szCs w:val="24"/>
          <w:lang w:val="en-US"/>
        </w:rPr>
        <w:fldChar w:fldCharType="separate"/>
      </w:r>
    </w:p>
    <w:p w14:paraId="55B42141" w14:textId="47CFB998" w:rsidR="00116CCB" w:rsidRPr="00116CCB" w:rsidRDefault="00075B23" w:rsidP="00116CCB">
      <w:pPr>
        <w:pStyle w:val="TableofFigures"/>
        <w:tabs>
          <w:tab w:val="right" w:leader="dot" w:pos="9350"/>
        </w:tabs>
        <w:spacing w:line="360" w:lineRule="auto"/>
        <w:rPr>
          <w:rFonts w:eastAsiaTheme="minorEastAsia" w:cstheme="minorHAnsi"/>
          <w:noProof/>
          <w:sz w:val="24"/>
          <w:szCs w:val="24"/>
          <w:lang w:val="en-ID" w:eastAsia="en-ID"/>
        </w:rPr>
      </w:pPr>
      <w:hyperlink w:anchor="_Toc132211138" w:history="1">
        <w:r w:rsidR="00116CCB" w:rsidRPr="00116CCB">
          <w:rPr>
            <w:rStyle w:val="Hyperlink"/>
            <w:rFonts w:cstheme="minorHAnsi"/>
            <w:b/>
            <w:bCs/>
            <w:noProof/>
            <w:sz w:val="24"/>
            <w:szCs w:val="24"/>
          </w:rPr>
          <w:t>Tab</w:t>
        </w:r>
        <w:r w:rsidR="00116CCB" w:rsidRPr="00116CCB">
          <w:rPr>
            <w:rStyle w:val="Hyperlink"/>
            <w:rFonts w:cstheme="minorHAnsi"/>
            <w:b/>
            <w:bCs/>
            <w:noProof/>
            <w:sz w:val="24"/>
            <w:szCs w:val="24"/>
            <w:lang w:val="en-GB"/>
          </w:rPr>
          <w:t>el</w:t>
        </w:r>
        <w:r w:rsidR="00116CCB" w:rsidRPr="00116CCB">
          <w:rPr>
            <w:rStyle w:val="Hyperlink"/>
            <w:rFonts w:cstheme="minorHAnsi"/>
            <w:b/>
            <w:bCs/>
            <w:noProof/>
            <w:sz w:val="24"/>
            <w:szCs w:val="24"/>
          </w:rPr>
          <w:t xml:space="preserve"> 1</w:t>
        </w:r>
        <w:r w:rsidR="00116CCB" w:rsidRPr="00116CCB">
          <w:rPr>
            <w:rStyle w:val="Hyperlink"/>
            <w:rFonts w:cstheme="minorHAnsi"/>
            <w:b/>
            <w:bCs/>
            <w:noProof/>
            <w:sz w:val="24"/>
            <w:szCs w:val="24"/>
            <w:lang w:val="en-GB"/>
          </w:rPr>
          <w:t>.</w:t>
        </w:r>
        <w:r w:rsidR="00116CCB" w:rsidRPr="00116CCB">
          <w:rPr>
            <w:rStyle w:val="Hyperlink"/>
            <w:rFonts w:cstheme="minorHAnsi"/>
            <w:noProof/>
            <w:sz w:val="24"/>
            <w:szCs w:val="24"/>
            <w:lang w:val="en-GB"/>
          </w:rPr>
          <w:t xml:space="preserve"> Definisi dan istilah</w:t>
        </w:r>
        <w:r w:rsidR="00116CCB" w:rsidRPr="00116CCB">
          <w:rPr>
            <w:rFonts w:cstheme="minorHAnsi"/>
            <w:noProof/>
            <w:webHidden/>
            <w:sz w:val="24"/>
            <w:szCs w:val="24"/>
          </w:rPr>
          <w:tab/>
        </w:r>
        <w:r w:rsidR="00116CCB" w:rsidRPr="00116CCB">
          <w:rPr>
            <w:rFonts w:cstheme="minorHAnsi"/>
            <w:noProof/>
            <w:webHidden/>
            <w:sz w:val="24"/>
            <w:szCs w:val="24"/>
          </w:rPr>
          <w:fldChar w:fldCharType="begin"/>
        </w:r>
        <w:r w:rsidR="00116CCB" w:rsidRPr="00116CCB">
          <w:rPr>
            <w:rFonts w:cstheme="minorHAnsi"/>
            <w:noProof/>
            <w:webHidden/>
            <w:sz w:val="24"/>
            <w:szCs w:val="24"/>
          </w:rPr>
          <w:instrText xml:space="preserve"> PAGEREF _Toc132211138 \h </w:instrText>
        </w:r>
        <w:r w:rsidR="00116CCB" w:rsidRPr="00116CCB">
          <w:rPr>
            <w:rFonts w:cstheme="minorHAnsi"/>
            <w:noProof/>
            <w:webHidden/>
            <w:sz w:val="24"/>
            <w:szCs w:val="24"/>
          </w:rPr>
        </w:r>
        <w:r w:rsidR="00116CCB" w:rsidRPr="00116CCB">
          <w:rPr>
            <w:rFonts w:cstheme="minorHAnsi"/>
            <w:noProof/>
            <w:webHidden/>
            <w:sz w:val="24"/>
            <w:szCs w:val="24"/>
          </w:rPr>
          <w:fldChar w:fldCharType="separate"/>
        </w:r>
        <w:r w:rsidR="00AF150D">
          <w:rPr>
            <w:rFonts w:cstheme="minorHAnsi"/>
            <w:noProof/>
            <w:webHidden/>
            <w:sz w:val="24"/>
            <w:szCs w:val="24"/>
          </w:rPr>
          <w:t>14</w:t>
        </w:r>
        <w:r w:rsidR="00116CCB" w:rsidRPr="00116CCB">
          <w:rPr>
            <w:rFonts w:cstheme="minorHAnsi"/>
            <w:noProof/>
            <w:webHidden/>
            <w:sz w:val="24"/>
            <w:szCs w:val="24"/>
          </w:rPr>
          <w:fldChar w:fldCharType="end"/>
        </w:r>
      </w:hyperlink>
    </w:p>
    <w:p w14:paraId="7A6CA7EE" w14:textId="0659AAA1" w:rsidR="00116CCB" w:rsidRPr="00116CCB" w:rsidRDefault="00075B23" w:rsidP="00116CCB">
      <w:pPr>
        <w:pStyle w:val="TableofFigures"/>
        <w:tabs>
          <w:tab w:val="right" w:leader="dot" w:pos="9350"/>
        </w:tabs>
        <w:spacing w:line="360" w:lineRule="auto"/>
        <w:rPr>
          <w:rFonts w:eastAsiaTheme="minorEastAsia" w:cstheme="minorHAnsi"/>
          <w:noProof/>
          <w:sz w:val="24"/>
          <w:szCs w:val="24"/>
          <w:lang w:val="en-ID" w:eastAsia="en-ID"/>
        </w:rPr>
      </w:pPr>
      <w:hyperlink w:anchor="_Toc132211139" w:history="1">
        <w:r w:rsidR="00116CCB" w:rsidRPr="00116CCB">
          <w:rPr>
            <w:rStyle w:val="Hyperlink"/>
            <w:rFonts w:cstheme="minorHAnsi"/>
            <w:b/>
            <w:bCs/>
            <w:noProof/>
            <w:sz w:val="24"/>
            <w:szCs w:val="24"/>
          </w:rPr>
          <w:t>Table 2</w:t>
        </w:r>
        <w:r w:rsidR="00116CCB" w:rsidRPr="00116CCB">
          <w:rPr>
            <w:rStyle w:val="Hyperlink"/>
            <w:rFonts w:cstheme="minorHAnsi"/>
            <w:b/>
            <w:bCs/>
            <w:noProof/>
            <w:sz w:val="24"/>
            <w:szCs w:val="24"/>
            <w:lang w:val="en-GB"/>
          </w:rPr>
          <w:t>.</w:t>
        </w:r>
        <w:r w:rsidR="00116CCB" w:rsidRPr="00116CCB">
          <w:rPr>
            <w:rStyle w:val="Hyperlink"/>
            <w:rFonts w:cstheme="minorHAnsi"/>
            <w:noProof/>
            <w:sz w:val="24"/>
            <w:szCs w:val="24"/>
            <w:lang w:val="en-GB"/>
          </w:rPr>
          <w:t xml:space="preserve"> Matriks Risiko</w:t>
        </w:r>
        <w:r w:rsidR="00116CCB" w:rsidRPr="00116CCB">
          <w:rPr>
            <w:rFonts w:cstheme="minorHAnsi"/>
            <w:noProof/>
            <w:webHidden/>
            <w:sz w:val="24"/>
            <w:szCs w:val="24"/>
          </w:rPr>
          <w:tab/>
        </w:r>
        <w:r w:rsidR="00116CCB" w:rsidRPr="00116CCB">
          <w:rPr>
            <w:rFonts w:cstheme="minorHAnsi"/>
            <w:noProof/>
            <w:webHidden/>
            <w:sz w:val="24"/>
            <w:szCs w:val="24"/>
          </w:rPr>
          <w:fldChar w:fldCharType="begin"/>
        </w:r>
        <w:r w:rsidR="00116CCB" w:rsidRPr="00116CCB">
          <w:rPr>
            <w:rFonts w:cstheme="minorHAnsi"/>
            <w:noProof/>
            <w:webHidden/>
            <w:sz w:val="24"/>
            <w:szCs w:val="24"/>
          </w:rPr>
          <w:instrText xml:space="preserve"> PAGEREF _Toc132211139 \h </w:instrText>
        </w:r>
        <w:r w:rsidR="00116CCB" w:rsidRPr="00116CCB">
          <w:rPr>
            <w:rFonts w:cstheme="minorHAnsi"/>
            <w:noProof/>
            <w:webHidden/>
            <w:sz w:val="24"/>
            <w:szCs w:val="24"/>
          </w:rPr>
        </w:r>
        <w:r w:rsidR="00116CCB" w:rsidRPr="00116CCB">
          <w:rPr>
            <w:rFonts w:cstheme="minorHAnsi"/>
            <w:noProof/>
            <w:webHidden/>
            <w:sz w:val="24"/>
            <w:szCs w:val="24"/>
          </w:rPr>
          <w:fldChar w:fldCharType="separate"/>
        </w:r>
        <w:r w:rsidR="00AF150D">
          <w:rPr>
            <w:rFonts w:cstheme="minorHAnsi"/>
            <w:noProof/>
            <w:webHidden/>
            <w:sz w:val="24"/>
            <w:szCs w:val="24"/>
          </w:rPr>
          <w:t>57</w:t>
        </w:r>
        <w:r w:rsidR="00116CCB" w:rsidRPr="00116CCB">
          <w:rPr>
            <w:rFonts w:cstheme="minorHAnsi"/>
            <w:noProof/>
            <w:webHidden/>
            <w:sz w:val="24"/>
            <w:szCs w:val="24"/>
          </w:rPr>
          <w:fldChar w:fldCharType="end"/>
        </w:r>
      </w:hyperlink>
    </w:p>
    <w:p w14:paraId="35735630" w14:textId="0AEB9E9E" w:rsidR="00116CCB" w:rsidRPr="00116CCB" w:rsidRDefault="00075B23" w:rsidP="00116CCB">
      <w:pPr>
        <w:pStyle w:val="TableofFigures"/>
        <w:tabs>
          <w:tab w:val="right" w:leader="dot" w:pos="9350"/>
        </w:tabs>
        <w:spacing w:line="360" w:lineRule="auto"/>
        <w:rPr>
          <w:rFonts w:eastAsiaTheme="minorEastAsia" w:cstheme="minorHAnsi"/>
          <w:noProof/>
          <w:sz w:val="24"/>
          <w:szCs w:val="24"/>
          <w:lang w:val="en-ID" w:eastAsia="en-ID"/>
        </w:rPr>
      </w:pPr>
      <w:hyperlink w:anchor="_Toc132211140" w:history="1">
        <w:r w:rsidR="00116CCB" w:rsidRPr="00116CCB">
          <w:rPr>
            <w:rStyle w:val="Hyperlink"/>
            <w:rFonts w:cstheme="minorHAnsi"/>
            <w:b/>
            <w:bCs/>
            <w:noProof/>
            <w:sz w:val="24"/>
            <w:szCs w:val="24"/>
          </w:rPr>
          <w:t>Tab</w:t>
        </w:r>
        <w:r w:rsidR="00116CCB" w:rsidRPr="00116CCB">
          <w:rPr>
            <w:rStyle w:val="Hyperlink"/>
            <w:rFonts w:cstheme="minorHAnsi"/>
            <w:b/>
            <w:bCs/>
            <w:noProof/>
            <w:sz w:val="24"/>
            <w:szCs w:val="24"/>
            <w:lang w:val="en-GB"/>
          </w:rPr>
          <w:t>el</w:t>
        </w:r>
        <w:r w:rsidR="00116CCB" w:rsidRPr="00116CCB">
          <w:rPr>
            <w:rStyle w:val="Hyperlink"/>
            <w:rFonts w:cstheme="minorHAnsi"/>
            <w:b/>
            <w:bCs/>
            <w:noProof/>
            <w:sz w:val="24"/>
            <w:szCs w:val="24"/>
          </w:rPr>
          <w:t xml:space="preserve"> 3</w:t>
        </w:r>
        <w:r w:rsidR="00116CCB" w:rsidRPr="00116CCB">
          <w:rPr>
            <w:rStyle w:val="Hyperlink"/>
            <w:rFonts w:cstheme="minorHAnsi"/>
            <w:b/>
            <w:bCs/>
            <w:noProof/>
            <w:sz w:val="24"/>
            <w:szCs w:val="24"/>
            <w:lang w:val="en-GB"/>
          </w:rPr>
          <w:t>.</w:t>
        </w:r>
        <w:r w:rsidR="00116CCB" w:rsidRPr="00116CCB">
          <w:rPr>
            <w:rStyle w:val="Hyperlink"/>
            <w:rFonts w:cstheme="minorHAnsi"/>
            <w:noProof/>
            <w:sz w:val="24"/>
            <w:szCs w:val="24"/>
            <w:lang w:val="en-GB"/>
          </w:rPr>
          <w:t xml:space="preserve"> Nilai kemungkinan risiko (likelihood)</w:t>
        </w:r>
        <w:r w:rsidR="00116CCB" w:rsidRPr="00116CCB">
          <w:rPr>
            <w:rFonts w:cstheme="minorHAnsi"/>
            <w:noProof/>
            <w:webHidden/>
            <w:sz w:val="24"/>
            <w:szCs w:val="24"/>
          </w:rPr>
          <w:tab/>
        </w:r>
        <w:r w:rsidR="00116CCB" w:rsidRPr="00116CCB">
          <w:rPr>
            <w:rFonts w:cstheme="minorHAnsi"/>
            <w:noProof/>
            <w:webHidden/>
            <w:sz w:val="24"/>
            <w:szCs w:val="24"/>
          </w:rPr>
          <w:fldChar w:fldCharType="begin"/>
        </w:r>
        <w:r w:rsidR="00116CCB" w:rsidRPr="00116CCB">
          <w:rPr>
            <w:rFonts w:cstheme="minorHAnsi"/>
            <w:noProof/>
            <w:webHidden/>
            <w:sz w:val="24"/>
            <w:szCs w:val="24"/>
          </w:rPr>
          <w:instrText xml:space="preserve"> PAGEREF _Toc132211140 \h </w:instrText>
        </w:r>
        <w:r w:rsidR="00116CCB" w:rsidRPr="00116CCB">
          <w:rPr>
            <w:rFonts w:cstheme="minorHAnsi"/>
            <w:noProof/>
            <w:webHidden/>
            <w:sz w:val="24"/>
            <w:szCs w:val="24"/>
          </w:rPr>
        </w:r>
        <w:r w:rsidR="00116CCB" w:rsidRPr="00116CCB">
          <w:rPr>
            <w:rFonts w:cstheme="minorHAnsi"/>
            <w:noProof/>
            <w:webHidden/>
            <w:sz w:val="24"/>
            <w:szCs w:val="24"/>
          </w:rPr>
          <w:fldChar w:fldCharType="separate"/>
        </w:r>
        <w:r w:rsidR="00AF150D">
          <w:rPr>
            <w:rFonts w:cstheme="minorHAnsi"/>
            <w:noProof/>
            <w:webHidden/>
            <w:sz w:val="24"/>
            <w:szCs w:val="24"/>
          </w:rPr>
          <w:t>58</w:t>
        </w:r>
        <w:r w:rsidR="00116CCB" w:rsidRPr="00116CCB">
          <w:rPr>
            <w:rFonts w:cstheme="minorHAnsi"/>
            <w:noProof/>
            <w:webHidden/>
            <w:sz w:val="24"/>
            <w:szCs w:val="24"/>
          </w:rPr>
          <w:fldChar w:fldCharType="end"/>
        </w:r>
      </w:hyperlink>
    </w:p>
    <w:p w14:paraId="24BE4BAD" w14:textId="06F83CAF" w:rsidR="00116CCB" w:rsidRPr="00116CCB" w:rsidRDefault="00075B23" w:rsidP="00116CCB">
      <w:pPr>
        <w:pStyle w:val="TableofFigures"/>
        <w:tabs>
          <w:tab w:val="right" w:leader="dot" w:pos="9350"/>
        </w:tabs>
        <w:spacing w:line="360" w:lineRule="auto"/>
        <w:rPr>
          <w:rFonts w:eastAsiaTheme="minorEastAsia" w:cstheme="minorHAnsi"/>
          <w:noProof/>
          <w:sz w:val="24"/>
          <w:szCs w:val="24"/>
          <w:lang w:val="en-ID" w:eastAsia="en-ID"/>
        </w:rPr>
      </w:pPr>
      <w:hyperlink w:anchor="_Toc132211141" w:history="1">
        <w:r w:rsidR="00116CCB" w:rsidRPr="00116CCB">
          <w:rPr>
            <w:rStyle w:val="Hyperlink"/>
            <w:rFonts w:cstheme="minorHAnsi"/>
            <w:b/>
            <w:bCs/>
            <w:noProof/>
            <w:sz w:val="24"/>
            <w:szCs w:val="24"/>
          </w:rPr>
          <w:t>Tab</w:t>
        </w:r>
        <w:r w:rsidR="00116CCB" w:rsidRPr="00116CCB">
          <w:rPr>
            <w:rStyle w:val="Hyperlink"/>
            <w:rFonts w:cstheme="minorHAnsi"/>
            <w:b/>
            <w:bCs/>
            <w:noProof/>
            <w:sz w:val="24"/>
            <w:szCs w:val="24"/>
            <w:lang w:val="en-GB"/>
          </w:rPr>
          <w:t>el</w:t>
        </w:r>
        <w:r w:rsidR="00116CCB" w:rsidRPr="00116CCB">
          <w:rPr>
            <w:rStyle w:val="Hyperlink"/>
            <w:rFonts w:cstheme="minorHAnsi"/>
            <w:b/>
            <w:bCs/>
            <w:noProof/>
            <w:sz w:val="24"/>
            <w:szCs w:val="24"/>
          </w:rPr>
          <w:t xml:space="preserve"> 4</w:t>
        </w:r>
        <w:r w:rsidR="00116CCB" w:rsidRPr="00116CCB">
          <w:rPr>
            <w:rStyle w:val="Hyperlink"/>
            <w:rFonts w:cstheme="minorHAnsi"/>
            <w:b/>
            <w:bCs/>
            <w:noProof/>
            <w:sz w:val="24"/>
            <w:szCs w:val="24"/>
            <w:lang w:val="en-GB"/>
          </w:rPr>
          <w:t>.</w:t>
        </w:r>
        <w:r w:rsidR="00116CCB" w:rsidRPr="00116CCB">
          <w:rPr>
            <w:rStyle w:val="Hyperlink"/>
            <w:rFonts w:cstheme="minorHAnsi"/>
            <w:noProof/>
            <w:sz w:val="24"/>
            <w:szCs w:val="24"/>
            <w:lang w:val="en-GB"/>
          </w:rPr>
          <w:t xml:space="preserve"> Matriks Penilaian Risiko</w:t>
        </w:r>
        <w:r w:rsidR="00116CCB" w:rsidRPr="00116CCB">
          <w:rPr>
            <w:rFonts w:cstheme="minorHAnsi"/>
            <w:noProof/>
            <w:webHidden/>
            <w:sz w:val="24"/>
            <w:szCs w:val="24"/>
          </w:rPr>
          <w:tab/>
        </w:r>
        <w:r w:rsidR="00116CCB" w:rsidRPr="00116CCB">
          <w:rPr>
            <w:rFonts w:cstheme="minorHAnsi"/>
            <w:noProof/>
            <w:webHidden/>
            <w:sz w:val="24"/>
            <w:szCs w:val="24"/>
          </w:rPr>
          <w:fldChar w:fldCharType="begin"/>
        </w:r>
        <w:r w:rsidR="00116CCB" w:rsidRPr="00116CCB">
          <w:rPr>
            <w:rFonts w:cstheme="minorHAnsi"/>
            <w:noProof/>
            <w:webHidden/>
            <w:sz w:val="24"/>
            <w:szCs w:val="24"/>
          </w:rPr>
          <w:instrText xml:space="preserve"> PAGEREF _Toc132211141 \h </w:instrText>
        </w:r>
        <w:r w:rsidR="00116CCB" w:rsidRPr="00116CCB">
          <w:rPr>
            <w:rFonts w:cstheme="minorHAnsi"/>
            <w:noProof/>
            <w:webHidden/>
            <w:sz w:val="24"/>
            <w:szCs w:val="24"/>
          </w:rPr>
        </w:r>
        <w:r w:rsidR="00116CCB" w:rsidRPr="00116CCB">
          <w:rPr>
            <w:rFonts w:cstheme="minorHAnsi"/>
            <w:noProof/>
            <w:webHidden/>
            <w:sz w:val="24"/>
            <w:szCs w:val="24"/>
          </w:rPr>
          <w:fldChar w:fldCharType="separate"/>
        </w:r>
        <w:r w:rsidR="00AF150D">
          <w:rPr>
            <w:rFonts w:cstheme="minorHAnsi"/>
            <w:noProof/>
            <w:webHidden/>
            <w:sz w:val="24"/>
            <w:szCs w:val="24"/>
          </w:rPr>
          <w:t>59</w:t>
        </w:r>
        <w:r w:rsidR="00116CCB" w:rsidRPr="00116CCB">
          <w:rPr>
            <w:rFonts w:cstheme="minorHAnsi"/>
            <w:noProof/>
            <w:webHidden/>
            <w:sz w:val="24"/>
            <w:szCs w:val="24"/>
          </w:rPr>
          <w:fldChar w:fldCharType="end"/>
        </w:r>
      </w:hyperlink>
    </w:p>
    <w:p w14:paraId="3369F654" w14:textId="234DB5CD" w:rsidR="00116CCB" w:rsidRPr="00116CCB" w:rsidRDefault="00075B23" w:rsidP="00116CCB">
      <w:pPr>
        <w:pStyle w:val="TableofFigures"/>
        <w:tabs>
          <w:tab w:val="right" w:leader="dot" w:pos="9350"/>
        </w:tabs>
        <w:spacing w:line="360" w:lineRule="auto"/>
        <w:rPr>
          <w:rFonts w:eastAsiaTheme="minorEastAsia" w:cstheme="minorHAnsi"/>
          <w:noProof/>
          <w:sz w:val="24"/>
          <w:szCs w:val="24"/>
          <w:lang w:val="en-ID" w:eastAsia="en-ID"/>
        </w:rPr>
      </w:pPr>
      <w:hyperlink w:anchor="_Toc132211142" w:history="1">
        <w:r w:rsidR="00116CCB" w:rsidRPr="00116CCB">
          <w:rPr>
            <w:rStyle w:val="Hyperlink"/>
            <w:rFonts w:cstheme="minorHAnsi"/>
            <w:b/>
            <w:bCs/>
            <w:noProof/>
            <w:sz w:val="24"/>
            <w:szCs w:val="24"/>
          </w:rPr>
          <w:t>Tab</w:t>
        </w:r>
        <w:r w:rsidR="00116CCB" w:rsidRPr="00116CCB">
          <w:rPr>
            <w:rStyle w:val="Hyperlink"/>
            <w:rFonts w:cstheme="minorHAnsi"/>
            <w:b/>
            <w:bCs/>
            <w:noProof/>
            <w:sz w:val="24"/>
            <w:szCs w:val="24"/>
            <w:lang w:val="en-GB"/>
          </w:rPr>
          <w:t>el</w:t>
        </w:r>
        <w:r w:rsidR="00116CCB" w:rsidRPr="00116CCB">
          <w:rPr>
            <w:rStyle w:val="Hyperlink"/>
            <w:rFonts w:cstheme="minorHAnsi"/>
            <w:b/>
            <w:bCs/>
            <w:noProof/>
            <w:sz w:val="24"/>
            <w:szCs w:val="24"/>
          </w:rPr>
          <w:t xml:space="preserve"> 5</w:t>
        </w:r>
        <w:r w:rsidR="00116CCB" w:rsidRPr="00116CCB">
          <w:rPr>
            <w:rStyle w:val="Hyperlink"/>
            <w:rFonts w:cstheme="minorHAnsi"/>
            <w:noProof/>
            <w:sz w:val="24"/>
            <w:szCs w:val="24"/>
            <w:lang w:val="en-GB"/>
          </w:rPr>
          <w:t>. Evaluasi Risiko</w:t>
        </w:r>
        <w:r w:rsidR="00116CCB" w:rsidRPr="00116CCB">
          <w:rPr>
            <w:rFonts w:cstheme="minorHAnsi"/>
            <w:noProof/>
            <w:webHidden/>
            <w:sz w:val="24"/>
            <w:szCs w:val="24"/>
          </w:rPr>
          <w:tab/>
        </w:r>
        <w:r w:rsidR="00116CCB" w:rsidRPr="00116CCB">
          <w:rPr>
            <w:rFonts w:cstheme="minorHAnsi"/>
            <w:noProof/>
            <w:webHidden/>
            <w:sz w:val="24"/>
            <w:szCs w:val="24"/>
          </w:rPr>
          <w:fldChar w:fldCharType="begin"/>
        </w:r>
        <w:r w:rsidR="00116CCB" w:rsidRPr="00116CCB">
          <w:rPr>
            <w:rFonts w:cstheme="minorHAnsi"/>
            <w:noProof/>
            <w:webHidden/>
            <w:sz w:val="24"/>
            <w:szCs w:val="24"/>
          </w:rPr>
          <w:instrText xml:space="preserve"> PAGEREF _Toc132211142 \h </w:instrText>
        </w:r>
        <w:r w:rsidR="00116CCB" w:rsidRPr="00116CCB">
          <w:rPr>
            <w:rFonts w:cstheme="minorHAnsi"/>
            <w:noProof/>
            <w:webHidden/>
            <w:sz w:val="24"/>
            <w:szCs w:val="24"/>
          </w:rPr>
        </w:r>
        <w:r w:rsidR="00116CCB" w:rsidRPr="00116CCB">
          <w:rPr>
            <w:rFonts w:cstheme="minorHAnsi"/>
            <w:noProof/>
            <w:webHidden/>
            <w:sz w:val="24"/>
            <w:szCs w:val="24"/>
          </w:rPr>
          <w:fldChar w:fldCharType="separate"/>
        </w:r>
        <w:r w:rsidR="00AF150D">
          <w:rPr>
            <w:rFonts w:cstheme="minorHAnsi"/>
            <w:noProof/>
            <w:webHidden/>
            <w:sz w:val="24"/>
            <w:szCs w:val="24"/>
          </w:rPr>
          <w:t>63</w:t>
        </w:r>
        <w:r w:rsidR="00116CCB" w:rsidRPr="00116CCB">
          <w:rPr>
            <w:rFonts w:cstheme="minorHAnsi"/>
            <w:noProof/>
            <w:webHidden/>
            <w:sz w:val="24"/>
            <w:szCs w:val="24"/>
          </w:rPr>
          <w:fldChar w:fldCharType="end"/>
        </w:r>
      </w:hyperlink>
    </w:p>
    <w:p w14:paraId="5E20D60B" w14:textId="500C99A1" w:rsidR="0074243F" w:rsidRPr="00116CCB" w:rsidRDefault="00611B38" w:rsidP="00116CCB">
      <w:pPr>
        <w:spacing w:before="0" w:after="0" w:line="360" w:lineRule="auto"/>
        <w:jc w:val="left"/>
        <w:rPr>
          <w:rFonts w:cstheme="minorHAnsi"/>
          <w:b/>
          <w:bCs/>
          <w:sz w:val="24"/>
          <w:szCs w:val="24"/>
          <w:lang w:val="en-US"/>
        </w:rPr>
        <w:sectPr w:rsidR="0074243F" w:rsidRPr="00116CCB" w:rsidSect="0074243F">
          <w:headerReference w:type="default" r:id="rId12"/>
          <w:footerReference w:type="default" r:id="rId13"/>
          <w:pgSz w:w="12240" w:h="15840"/>
          <w:pgMar w:top="1440" w:right="1440" w:bottom="1440" w:left="1440" w:header="720" w:footer="508" w:gutter="0"/>
          <w:pgNumType w:fmt="lowerRoman" w:start="1"/>
          <w:cols w:space="720"/>
          <w:docGrid w:linePitch="360"/>
        </w:sectPr>
      </w:pPr>
      <w:r w:rsidRPr="00116CCB">
        <w:rPr>
          <w:rFonts w:cstheme="minorHAnsi"/>
          <w:b/>
          <w:bCs/>
          <w:sz w:val="24"/>
          <w:szCs w:val="24"/>
          <w:lang w:val="en-US"/>
        </w:rPr>
        <w:fldChar w:fldCharType="end"/>
      </w:r>
    </w:p>
    <w:p w14:paraId="621BFE57" w14:textId="2DC746BF" w:rsidR="00F128F2" w:rsidRPr="00781421" w:rsidRDefault="00F128F2" w:rsidP="00D5193D">
      <w:pPr>
        <w:pStyle w:val="Heading2"/>
        <w:numPr>
          <w:ilvl w:val="0"/>
          <w:numId w:val="1"/>
        </w:numPr>
        <w:pBdr>
          <w:bottom w:val="none" w:sz="0" w:space="0" w:color="auto"/>
        </w:pBdr>
        <w:spacing w:before="0" w:line="360" w:lineRule="auto"/>
        <w:ind w:left="567" w:hanging="425"/>
        <w:rPr>
          <w:rFonts w:asciiTheme="minorHAnsi" w:hAnsiTheme="minorHAnsi" w:cstheme="minorHAnsi"/>
          <w:sz w:val="24"/>
          <w:szCs w:val="24"/>
          <w:lang w:val="en-US"/>
        </w:rPr>
      </w:pPr>
      <w:bookmarkStart w:id="7" w:name="_Toc85697352"/>
      <w:bookmarkStart w:id="8" w:name="_Toc128466682"/>
      <w:bookmarkStart w:id="9" w:name="_Toc128466739"/>
      <w:bookmarkStart w:id="10" w:name="_Toc163097276"/>
      <w:r w:rsidRPr="00781421">
        <w:rPr>
          <w:rFonts w:asciiTheme="minorHAnsi" w:hAnsiTheme="minorHAnsi" w:cstheme="minorHAnsi"/>
          <w:sz w:val="24"/>
          <w:szCs w:val="24"/>
        </w:rPr>
        <w:lastRenderedPageBreak/>
        <w:t>Tujuan</w:t>
      </w:r>
      <w:bookmarkEnd w:id="7"/>
      <w:bookmarkEnd w:id="8"/>
      <w:bookmarkEnd w:id="9"/>
      <w:r w:rsidR="00735C99">
        <w:rPr>
          <w:rFonts w:asciiTheme="minorHAnsi" w:hAnsiTheme="minorHAnsi" w:cstheme="minorHAnsi"/>
          <w:sz w:val="24"/>
          <w:szCs w:val="24"/>
          <w:lang w:val="en-US"/>
        </w:rPr>
        <w:t xml:space="preserve"> / </w:t>
      </w:r>
      <w:r w:rsidR="00735C99">
        <w:rPr>
          <w:rFonts w:asciiTheme="minorHAnsi" w:hAnsiTheme="minorHAnsi" w:cstheme="minorHAnsi"/>
          <w:i/>
          <w:sz w:val="24"/>
          <w:szCs w:val="24"/>
          <w:lang w:val="en-US"/>
        </w:rPr>
        <w:t>Objective</w:t>
      </w:r>
      <w:bookmarkEnd w:id="10"/>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35C99" w14:paraId="621687D1" w14:textId="77777777" w:rsidTr="00735C99">
        <w:tc>
          <w:tcPr>
            <w:tcW w:w="4593" w:type="dxa"/>
          </w:tcPr>
          <w:p w14:paraId="4B764DFD" w14:textId="24D21B75" w:rsidR="00735C99" w:rsidRDefault="00735C99" w:rsidP="00F0485E">
            <w:pPr>
              <w:spacing w:before="0" w:after="0" w:line="360" w:lineRule="auto"/>
              <w:rPr>
                <w:rFonts w:cstheme="minorHAnsi"/>
                <w:sz w:val="24"/>
                <w:szCs w:val="24"/>
                <w:lang w:val="en-US"/>
              </w:rPr>
            </w:pPr>
            <w:r>
              <w:rPr>
                <w:rFonts w:cstheme="minorHAnsi"/>
                <w:sz w:val="24"/>
                <w:szCs w:val="24"/>
                <w:lang w:val="en-US"/>
              </w:rPr>
              <w:t>Dokumen ini bertujuan untuk memberikan panduan dalam:</w:t>
            </w:r>
          </w:p>
        </w:tc>
        <w:tc>
          <w:tcPr>
            <w:tcW w:w="170" w:type="dxa"/>
          </w:tcPr>
          <w:p w14:paraId="149AAD8B" w14:textId="77777777" w:rsidR="00735C99" w:rsidRDefault="00735C99" w:rsidP="00F0485E">
            <w:pPr>
              <w:spacing w:before="0" w:after="0" w:line="360" w:lineRule="auto"/>
              <w:rPr>
                <w:rFonts w:cstheme="minorHAnsi"/>
                <w:sz w:val="24"/>
                <w:szCs w:val="24"/>
                <w:lang w:val="en-US"/>
              </w:rPr>
            </w:pPr>
          </w:p>
        </w:tc>
        <w:tc>
          <w:tcPr>
            <w:tcW w:w="4593" w:type="dxa"/>
          </w:tcPr>
          <w:p w14:paraId="0D005DAE" w14:textId="686904E4" w:rsidR="00735C99" w:rsidRPr="00E33E63" w:rsidRDefault="00735C99" w:rsidP="00735C99">
            <w:pPr>
              <w:spacing w:before="0" w:after="0" w:line="360" w:lineRule="auto"/>
              <w:rPr>
                <w:rFonts w:cstheme="minorHAnsi"/>
                <w:i/>
                <w:sz w:val="24"/>
                <w:szCs w:val="24"/>
                <w:lang w:val="en-US"/>
              </w:rPr>
            </w:pPr>
            <w:r w:rsidRPr="00735C99">
              <w:rPr>
                <w:rFonts w:cstheme="minorHAnsi"/>
                <w:i/>
                <w:sz w:val="24"/>
                <w:szCs w:val="24"/>
                <w:lang w:val="en-US"/>
              </w:rPr>
              <w:t>This docume</w:t>
            </w:r>
            <w:r>
              <w:rPr>
                <w:rFonts w:cstheme="minorHAnsi"/>
                <w:i/>
                <w:sz w:val="24"/>
                <w:szCs w:val="24"/>
                <w:lang w:val="en-US"/>
              </w:rPr>
              <w:t>nt aims to provide guidance on:</w:t>
            </w:r>
          </w:p>
        </w:tc>
      </w:tr>
      <w:tr w:rsidR="00735C99" w14:paraId="18C368F7" w14:textId="77777777" w:rsidTr="00735C99">
        <w:tc>
          <w:tcPr>
            <w:tcW w:w="4593" w:type="dxa"/>
          </w:tcPr>
          <w:p w14:paraId="2CB78561" w14:textId="2023B6C1" w:rsidR="00735C99" w:rsidRPr="00735C99" w:rsidRDefault="00735C99" w:rsidP="00E73E5F">
            <w:pPr>
              <w:pStyle w:val="ListParagraph"/>
              <w:numPr>
                <w:ilvl w:val="0"/>
                <w:numId w:val="46"/>
              </w:numPr>
              <w:spacing w:before="0" w:after="0" w:line="360" w:lineRule="auto"/>
              <w:ind w:left="426"/>
              <w:rPr>
                <w:rFonts w:cstheme="minorHAnsi"/>
                <w:sz w:val="24"/>
                <w:szCs w:val="24"/>
                <w:lang w:val="en-US"/>
              </w:rPr>
            </w:pPr>
            <w:r>
              <w:rPr>
                <w:rFonts w:cstheme="minorHAnsi"/>
                <w:sz w:val="24"/>
                <w:szCs w:val="24"/>
                <w:lang w:val="en-US"/>
              </w:rPr>
              <w:t>M</w:t>
            </w:r>
            <w:r w:rsidRPr="00781421">
              <w:rPr>
                <w:rFonts w:cstheme="minorHAnsi"/>
                <w:sz w:val="24"/>
                <w:szCs w:val="24"/>
                <w:lang w:val="en-US"/>
              </w:rPr>
              <w:t>emberikan ketentuan dan kerangka kerja pengelolaan risiko keamanan informasi untuk meningkatkan efektivitas dan mengurangi risiko keamanan informasi, efisiensi dan transparansi serta pencapaian tujuan perusahaan dalam pengelolaan keamanan informasi</w:t>
            </w:r>
            <w:r>
              <w:rPr>
                <w:rFonts w:cstheme="minorHAnsi"/>
                <w:sz w:val="24"/>
                <w:szCs w:val="24"/>
                <w:lang w:val="en-US"/>
              </w:rPr>
              <w:t>.</w:t>
            </w:r>
          </w:p>
        </w:tc>
        <w:tc>
          <w:tcPr>
            <w:tcW w:w="170" w:type="dxa"/>
          </w:tcPr>
          <w:p w14:paraId="1784ACF6" w14:textId="77777777" w:rsidR="00735C99" w:rsidRDefault="00735C99" w:rsidP="00F0485E">
            <w:pPr>
              <w:spacing w:before="0" w:after="0" w:line="360" w:lineRule="auto"/>
              <w:rPr>
                <w:rFonts w:cstheme="minorHAnsi"/>
                <w:sz w:val="24"/>
                <w:szCs w:val="24"/>
                <w:lang w:val="en-US"/>
              </w:rPr>
            </w:pPr>
          </w:p>
        </w:tc>
        <w:tc>
          <w:tcPr>
            <w:tcW w:w="4593" w:type="dxa"/>
          </w:tcPr>
          <w:p w14:paraId="57EC2139" w14:textId="0C583D93" w:rsidR="00735C99" w:rsidRPr="00735C99" w:rsidRDefault="00735C99">
            <w:pPr>
              <w:pStyle w:val="ListParagraph"/>
              <w:numPr>
                <w:ilvl w:val="0"/>
                <w:numId w:val="63"/>
              </w:numPr>
              <w:spacing w:before="0" w:after="0" w:line="360" w:lineRule="auto"/>
              <w:ind w:left="336" w:hanging="283"/>
              <w:rPr>
                <w:rFonts w:cstheme="minorHAnsi"/>
                <w:i/>
                <w:sz w:val="24"/>
                <w:szCs w:val="24"/>
                <w:lang w:val="en-US"/>
              </w:rPr>
            </w:pPr>
            <w:r w:rsidRPr="00735C99">
              <w:rPr>
                <w:rFonts w:cstheme="minorHAnsi"/>
                <w:i/>
                <w:sz w:val="24"/>
                <w:szCs w:val="24"/>
                <w:lang w:val="en-US"/>
              </w:rPr>
              <w:t>Providing provisions and a framework for information security risk management to improve effectiveness and reduce information security risks, increase efficiency and transparency, and achieve the company's goals in managing information security.</w:t>
            </w:r>
          </w:p>
        </w:tc>
      </w:tr>
      <w:tr w:rsidR="00735C99" w14:paraId="66214147" w14:textId="77777777" w:rsidTr="00735C99">
        <w:tc>
          <w:tcPr>
            <w:tcW w:w="4593" w:type="dxa"/>
          </w:tcPr>
          <w:p w14:paraId="1BC98F87" w14:textId="3AC58EDF" w:rsidR="00735C99" w:rsidRPr="00735C99" w:rsidRDefault="00735C99">
            <w:pPr>
              <w:pStyle w:val="ListParagraph"/>
              <w:numPr>
                <w:ilvl w:val="0"/>
                <w:numId w:val="63"/>
              </w:numPr>
              <w:spacing w:before="0" w:after="0" w:line="360" w:lineRule="auto"/>
              <w:ind w:left="426"/>
              <w:rPr>
                <w:rFonts w:cstheme="minorHAnsi"/>
                <w:sz w:val="24"/>
                <w:szCs w:val="24"/>
                <w:lang w:val="en-US"/>
              </w:rPr>
            </w:pPr>
            <w:r>
              <w:rPr>
                <w:rFonts w:cstheme="minorHAnsi"/>
                <w:sz w:val="24"/>
                <w:szCs w:val="24"/>
                <w:lang w:val="en-US"/>
              </w:rPr>
              <w:t xml:space="preserve">Memberikan panduan dalam melakukan pengelolaan risiko sesuai dengan ketentuan dalam Peraturan OJK Nomor </w:t>
            </w:r>
            <w:r w:rsidRPr="00781421">
              <w:rPr>
                <w:rFonts w:cstheme="minorHAnsi"/>
                <w:sz w:val="24"/>
                <w:szCs w:val="24"/>
                <w:lang w:val="en-US"/>
              </w:rPr>
              <w:t>44/POJK.05/2020</w:t>
            </w:r>
            <w:r>
              <w:rPr>
                <w:rFonts w:cstheme="minorHAnsi"/>
                <w:sz w:val="24"/>
                <w:szCs w:val="24"/>
                <w:lang w:val="en-US"/>
              </w:rPr>
              <w:t xml:space="preserve"> tanggal 2 September 2020 tentang Penerapan Mana</w:t>
            </w:r>
            <w:bookmarkStart w:id="11" w:name="_GoBack"/>
            <w:bookmarkEnd w:id="11"/>
            <w:r>
              <w:rPr>
                <w:rFonts w:cstheme="minorHAnsi"/>
                <w:sz w:val="24"/>
                <w:szCs w:val="24"/>
                <w:lang w:val="en-US"/>
              </w:rPr>
              <w:t>jemen Risiko pada Lembaga Jasa Keuangan Non-Bank sehingga pengelolaan risiko terintegrasi dengan strategi Perusahaan.</w:t>
            </w:r>
          </w:p>
        </w:tc>
        <w:tc>
          <w:tcPr>
            <w:tcW w:w="170" w:type="dxa"/>
          </w:tcPr>
          <w:p w14:paraId="1E93F35B" w14:textId="77777777" w:rsidR="00735C99" w:rsidRDefault="00735C99" w:rsidP="00F0485E">
            <w:pPr>
              <w:spacing w:before="0" w:after="0" w:line="360" w:lineRule="auto"/>
              <w:rPr>
                <w:rFonts w:cstheme="minorHAnsi"/>
                <w:sz w:val="24"/>
                <w:szCs w:val="24"/>
                <w:lang w:val="en-US"/>
              </w:rPr>
            </w:pPr>
          </w:p>
        </w:tc>
        <w:tc>
          <w:tcPr>
            <w:tcW w:w="4593" w:type="dxa"/>
          </w:tcPr>
          <w:p w14:paraId="2CEB9E36" w14:textId="02136654" w:rsidR="00735C99" w:rsidRPr="00E33E63" w:rsidRDefault="00735C99">
            <w:pPr>
              <w:pStyle w:val="ListParagraph"/>
              <w:numPr>
                <w:ilvl w:val="0"/>
                <w:numId w:val="64"/>
              </w:numPr>
              <w:spacing w:before="0" w:after="0" w:line="360" w:lineRule="auto"/>
              <w:ind w:left="336" w:hanging="283"/>
              <w:rPr>
                <w:rFonts w:cstheme="minorHAnsi"/>
                <w:i/>
                <w:sz w:val="24"/>
                <w:szCs w:val="24"/>
                <w:lang w:val="en-US"/>
              </w:rPr>
            </w:pPr>
            <w:r w:rsidRPr="00735C99">
              <w:rPr>
                <w:rFonts w:cstheme="minorHAnsi"/>
                <w:i/>
                <w:sz w:val="24"/>
                <w:szCs w:val="24"/>
                <w:lang w:val="en-US"/>
              </w:rPr>
              <w:t xml:space="preserve">Providing guidance on conducting risk management in accordance with the provisions of OJK Regulation No. 44/POJK.05/2020 dated September 2, </w:t>
            </w:r>
            <w:r w:rsidR="00F6310B" w:rsidRPr="00735C99">
              <w:rPr>
                <w:rFonts w:cstheme="minorHAnsi"/>
                <w:i/>
                <w:sz w:val="24"/>
                <w:szCs w:val="24"/>
                <w:lang w:val="en-US"/>
              </w:rPr>
              <w:t>2020,</w:t>
            </w:r>
            <w:r w:rsidRPr="00735C99">
              <w:rPr>
                <w:rFonts w:cstheme="minorHAnsi"/>
                <w:i/>
                <w:sz w:val="24"/>
                <w:szCs w:val="24"/>
                <w:lang w:val="en-US"/>
              </w:rPr>
              <w:t xml:space="preserve"> concerning the Implementation of Risk Management in Non-Bank Financial Service Institutions, so that risk management is integrated with the Company's strategy.</w:t>
            </w:r>
          </w:p>
        </w:tc>
      </w:tr>
    </w:tbl>
    <w:p w14:paraId="290306E2" w14:textId="0D9F3C9A" w:rsidR="00735C99" w:rsidRDefault="00735C99" w:rsidP="009C66B0">
      <w:pPr>
        <w:spacing w:before="0" w:after="0" w:line="360" w:lineRule="auto"/>
        <w:rPr>
          <w:rFonts w:cstheme="minorHAnsi"/>
          <w:sz w:val="24"/>
          <w:szCs w:val="24"/>
          <w:lang w:val="en-US"/>
        </w:rPr>
      </w:pPr>
    </w:p>
    <w:p w14:paraId="30E491EC" w14:textId="77777777" w:rsidR="00735C99" w:rsidRDefault="00735C99">
      <w:pPr>
        <w:spacing w:before="0" w:after="160" w:line="259" w:lineRule="auto"/>
        <w:jc w:val="left"/>
        <w:rPr>
          <w:rFonts w:cstheme="minorHAnsi"/>
          <w:sz w:val="24"/>
          <w:szCs w:val="24"/>
          <w:lang w:val="en-US"/>
        </w:rPr>
      </w:pPr>
      <w:r>
        <w:rPr>
          <w:rFonts w:cstheme="minorHAnsi"/>
          <w:sz w:val="24"/>
          <w:szCs w:val="24"/>
          <w:lang w:val="en-US"/>
        </w:rPr>
        <w:br w:type="page"/>
      </w:r>
    </w:p>
    <w:p w14:paraId="55BC0784" w14:textId="7DDF9D6D" w:rsidR="00F819CA" w:rsidRPr="00C823CD" w:rsidRDefault="00FD4162" w:rsidP="00D5193D">
      <w:pPr>
        <w:pStyle w:val="Heading2"/>
        <w:numPr>
          <w:ilvl w:val="0"/>
          <w:numId w:val="1"/>
        </w:numPr>
        <w:pBdr>
          <w:bottom w:val="none" w:sz="0" w:space="0" w:color="auto"/>
        </w:pBdr>
        <w:spacing w:before="0" w:line="360" w:lineRule="auto"/>
        <w:ind w:left="567" w:hanging="425"/>
        <w:rPr>
          <w:rFonts w:asciiTheme="minorHAnsi" w:hAnsiTheme="minorHAnsi" w:cstheme="minorHAnsi"/>
          <w:sz w:val="24"/>
          <w:szCs w:val="24"/>
          <w:lang w:val="en-US"/>
        </w:rPr>
      </w:pPr>
      <w:bookmarkStart w:id="12" w:name="_Toc85697353"/>
      <w:bookmarkStart w:id="13" w:name="_Toc128466683"/>
      <w:bookmarkStart w:id="14" w:name="_Toc128466740"/>
      <w:bookmarkStart w:id="15" w:name="_Toc163097277"/>
      <w:r w:rsidRPr="00C823CD">
        <w:rPr>
          <w:rFonts w:asciiTheme="minorHAnsi" w:hAnsiTheme="minorHAnsi" w:cstheme="minorHAnsi"/>
          <w:sz w:val="24"/>
          <w:szCs w:val="24"/>
          <w:lang w:val="en-US"/>
        </w:rPr>
        <w:lastRenderedPageBreak/>
        <w:t>Ruang Lingkup</w:t>
      </w:r>
      <w:bookmarkEnd w:id="12"/>
      <w:bookmarkEnd w:id="13"/>
      <w:bookmarkEnd w:id="14"/>
      <w:r w:rsidR="00735C99">
        <w:rPr>
          <w:rFonts w:asciiTheme="minorHAnsi" w:hAnsiTheme="minorHAnsi" w:cstheme="minorHAnsi"/>
          <w:sz w:val="24"/>
          <w:szCs w:val="24"/>
          <w:lang w:val="en-US"/>
        </w:rPr>
        <w:t xml:space="preserve"> / </w:t>
      </w:r>
      <w:r w:rsidR="00735C99" w:rsidRPr="00735C99">
        <w:rPr>
          <w:rFonts w:asciiTheme="minorHAnsi" w:hAnsiTheme="minorHAnsi" w:cstheme="minorHAnsi"/>
          <w:i/>
          <w:sz w:val="24"/>
          <w:szCs w:val="24"/>
          <w:lang w:val="en-US"/>
        </w:rPr>
        <w:t>Scopes</w:t>
      </w:r>
      <w:bookmarkEnd w:id="1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35C99" w14:paraId="3A6724FE" w14:textId="77777777" w:rsidTr="00735C99">
        <w:tc>
          <w:tcPr>
            <w:tcW w:w="4593" w:type="dxa"/>
          </w:tcPr>
          <w:p w14:paraId="7346AC43" w14:textId="3C95E4E5" w:rsidR="00735C99" w:rsidRPr="00735C99" w:rsidRDefault="00735C99" w:rsidP="00735C99">
            <w:pPr>
              <w:spacing w:before="0" w:after="0" w:line="360" w:lineRule="auto"/>
              <w:rPr>
                <w:rFonts w:cstheme="minorHAnsi"/>
                <w:sz w:val="24"/>
                <w:szCs w:val="24"/>
                <w:lang w:val="en-US"/>
              </w:rPr>
            </w:pPr>
            <w:r w:rsidRPr="00735C99">
              <w:rPr>
                <w:rFonts w:cstheme="minorHAnsi"/>
                <w:sz w:val="24"/>
                <w:szCs w:val="24"/>
                <w:lang w:val="en-US"/>
              </w:rPr>
              <w:t>Ruang Lingkup Kebijakan Manajemen Risiko ini mencakup:</w:t>
            </w:r>
          </w:p>
        </w:tc>
        <w:tc>
          <w:tcPr>
            <w:tcW w:w="170" w:type="dxa"/>
          </w:tcPr>
          <w:p w14:paraId="794B75FB" w14:textId="77777777" w:rsidR="00735C99" w:rsidRDefault="00735C99" w:rsidP="00F0485E">
            <w:pPr>
              <w:spacing w:before="0" w:after="0" w:line="360" w:lineRule="auto"/>
              <w:rPr>
                <w:rFonts w:cstheme="minorHAnsi"/>
                <w:sz w:val="24"/>
                <w:szCs w:val="24"/>
                <w:lang w:val="en-US"/>
              </w:rPr>
            </w:pPr>
          </w:p>
        </w:tc>
        <w:tc>
          <w:tcPr>
            <w:tcW w:w="4593" w:type="dxa"/>
          </w:tcPr>
          <w:p w14:paraId="5EFA10E6" w14:textId="41B5FD77" w:rsidR="00735C99" w:rsidRPr="00E33E63" w:rsidRDefault="00735C99" w:rsidP="00F0485E">
            <w:pPr>
              <w:spacing w:before="0" w:after="0" w:line="360" w:lineRule="auto"/>
              <w:rPr>
                <w:rFonts w:cstheme="minorHAnsi"/>
                <w:i/>
                <w:sz w:val="24"/>
                <w:szCs w:val="24"/>
                <w:lang w:val="en-US"/>
              </w:rPr>
            </w:pPr>
            <w:r>
              <w:rPr>
                <w:rFonts w:cstheme="minorHAnsi"/>
                <w:i/>
                <w:sz w:val="24"/>
                <w:szCs w:val="24"/>
                <w:lang w:val="en-US"/>
              </w:rPr>
              <w:t xml:space="preserve">The scopes of this Risk Management Policy </w:t>
            </w:r>
            <w:r w:rsidR="00F6310B">
              <w:rPr>
                <w:rFonts w:cstheme="minorHAnsi"/>
                <w:i/>
                <w:sz w:val="24"/>
                <w:szCs w:val="24"/>
                <w:lang w:val="en-US"/>
              </w:rPr>
              <w:t>include</w:t>
            </w:r>
            <w:r>
              <w:rPr>
                <w:rFonts w:cstheme="minorHAnsi"/>
                <w:i/>
                <w:sz w:val="24"/>
                <w:szCs w:val="24"/>
                <w:lang w:val="en-US"/>
              </w:rPr>
              <w:t>:</w:t>
            </w:r>
          </w:p>
        </w:tc>
      </w:tr>
      <w:tr w:rsidR="00735C99" w14:paraId="623E96DD" w14:textId="77777777" w:rsidTr="00735C99">
        <w:tc>
          <w:tcPr>
            <w:tcW w:w="4593" w:type="dxa"/>
          </w:tcPr>
          <w:p w14:paraId="2202EB28" w14:textId="526A6900" w:rsidR="00735C99" w:rsidRPr="00735C99" w:rsidRDefault="00735C99" w:rsidP="00E73E5F">
            <w:pPr>
              <w:pStyle w:val="ListParagraph"/>
              <w:numPr>
                <w:ilvl w:val="0"/>
                <w:numId w:val="47"/>
              </w:numPr>
              <w:spacing w:before="0" w:after="0" w:line="360" w:lineRule="auto"/>
              <w:ind w:left="426" w:hanging="426"/>
              <w:rPr>
                <w:rFonts w:cstheme="minorHAnsi"/>
                <w:sz w:val="24"/>
                <w:szCs w:val="24"/>
                <w:lang w:val="en-US"/>
              </w:rPr>
            </w:pPr>
            <w:r>
              <w:rPr>
                <w:rFonts w:cstheme="minorHAnsi"/>
                <w:sz w:val="24"/>
                <w:szCs w:val="24"/>
                <w:lang w:val="en-US"/>
              </w:rPr>
              <w:t>Pengelolaan risiko yang terkait k</w:t>
            </w:r>
            <w:r w:rsidRPr="00781421">
              <w:rPr>
                <w:rFonts w:cstheme="minorHAnsi"/>
                <w:sz w:val="24"/>
                <w:szCs w:val="24"/>
                <w:lang w:val="en-US"/>
              </w:rPr>
              <w:t xml:space="preserve">eamanan </w:t>
            </w:r>
            <w:r>
              <w:rPr>
                <w:rFonts w:cstheme="minorHAnsi"/>
                <w:sz w:val="24"/>
                <w:szCs w:val="24"/>
                <w:lang w:val="en-US"/>
              </w:rPr>
              <w:t>i</w:t>
            </w:r>
            <w:r w:rsidRPr="00781421">
              <w:rPr>
                <w:rFonts w:cstheme="minorHAnsi"/>
                <w:sz w:val="24"/>
                <w:szCs w:val="24"/>
                <w:lang w:val="en-US"/>
              </w:rPr>
              <w:t xml:space="preserve">nformasi mencakup semua </w:t>
            </w:r>
            <w:r>
              <w:rPr>
                <w:rFonts w:cstheme="minorHAnsi"/>
                <w:sz w:val="24"/>
                <w:szCs w:val="24"/>
                <w:lang w:val="en-US"/>
              </w:rPr>
              <w:t xml:space="preserve">pengelolaan informasi dan pemrosesannya dengan memperhatikan aspek </w:t>
            </w:r>
            <w:r w:rsidRPr="00902491">
              <w:rPr>
                <w:rFonts w:cstheme="minorHAnsi"/>
                <w:sz w:val="24"/>
                <w:szCs w:val="24"/>
                <w:lang w:val="en-US"/>
              </w:rPr>
              <w:t>manusia, proses, dan teknologi terkait, serta pengelolaannya</w:t>
            </w:r>
            <w:r>
              <w:rPr>
                <w:rFonts w:cstheme="minorHAnsi"/>
                <w:sz w:val="24"/>
                <w:szCs w:val="24"/>
                <w:lang w:val="en-US"/>
              </w:rPr>
              <w:t>.</w:t>
            </w:r>
          </w:p>
        </w:tc>
        <w:tc>
          <w:tcPr>
            <w:tcW w:w="170" w:type="dxa"/>
          </w:tcPr>
          <w:p w14:paraId="650430ED" w14:textId="77777777" w:rsidR="00735C99" w:rsidRDefault="00735C99" w:rsidP="00F0485E">
            <w:pPr>
              <w:spacing w:before="0" w:after="0" w:line="360" w:lineRule="auto"/>
              <w:rPr>
                <w:rFonts w:cstheme="minorHAnsi"/>
                <w:sz w:val="24"/>
                <w:szCs w:val="24"/>
                <w:lang w:val="en-US"/>
              </w:rPr>
            </w:pPr>
          </w:p>
        </w:tc>
        <w:tc>
          <w:tcPr>
            <w:tcW w:w="4593" w:type="dxa"/>
          </w:tcPr>
          <w:p w14:paraId="6CD5D44E" w14:textId="342DC7B7" w:rsidR="00735C99" w:rsidRPr="00735C99" w:rsidRDefault="00735C99">
            <w:pPr>
              <w:pStyle w:val="ListParagraph"/>
              <w:numPr>
                <w:ilvl w:val="0"/>
                <w:numId w:val="65"/>
              </w:numPr>
              <w:spacing w:before="0" w:after="0" w:line="360" w:lineRule="auto"/>
              <w:ind w:left="478" w:hanging="425"/>
              <w:rPr>
                <w:rFonts w:cstheme="minorHAnsi"/>
                <w:i/>
                <w:sz w:val="24"/>
                <w:szCs w:val="24"/>
                <w:lang w:val="en-US"/>
              </w:rPr>
            </w:pPr>
            <w:r w:rsidRPr="00735C99">
              <w:rPr>
                <w:rFonts w:cstheme="minorHAnsi"/>
                <w:i/>
                <w:sz w:val="24"/>
                <w:szCs w:val="24"/>
                <w:lang w:val="en-US"/>
              </w:rPr>
              <w:t>Management of information security-related risks which encompasses all information management and processing considering the relevant aspects of human, process, and technology, as well as its management.</w:t>
            </w:r>
          </w:p>
        </w:tc>
      </w:tr>
      <w:tr w:rsidR="00735C99" w14:paraId="18E86372" w14:textId="77777777" w:rsidTr="00735C99">
        <w:tc>
          <w:tcPr>
            <w:tcW w:w="4593" w:type="dxa"/>
          </w:tcPr>
          <w:p w14:paraId="162E9718" w14:textId="5E69C0FE" w:rsidR="00735C99" w:rsidRPr="00735C99" w:rsidRDefault="00735C99" w:rsidP="00E73E5F">
            <w:pPr>
              <w:pStyle w:val="ListParagraph"/>
              <w:numPr>
                <w:ilvl w:val="0"/>
                <w:numId w:val="47"/>
              </w:numPr>
              <w:spacing w:before="0" w:after="0" w:line="360" w:lineRule="auto"/>
              <w:ind w:left="426" w:hanging="426"/>
              <w:rPr>
                <w:rFonts w:cstheme="minorHAnsi"/>
                <w:sz w:val="24"/>
                <w:szCs w:val="24"/>
                <w:lang w:val="en-US"/>
              </w:rPr>
            </w:pPr>
            <w:r>
              <w:rPr>
                <w:rFonts w:cstheme="minorHAnsi"/>
                <w:sz w:val="24"/>
                <w:szCs w:val="24"/>
                <w:lang w:val="en-US"/>
              </w:rPr>
              <w:t>T</w:t>
            </w:r>
            <w:r w:rsidRPr="00902491">
              <w:rPr>
                <w:rFonts w:cstheme="minorHAnsi"/>
                <w:sz w:val="24"/>
                <w:szCs w:val="24"/>
                <w:lang w:val="en-US"/>
              </w:rPr>
              <w:t>erkait dengan aplikasi bisnis, untuk melaksanakan kegiatan operasional dan layanan TI yang disediakan kepada pemangku kepentingan internal dan eksternal termasuk penentuan rencana pengendalian risiko yang berlaku bagi seluruh proses maupun aset pemrosesan informasi guna memastikan keamanan informasi Perusahaan.</w:t>
            </w:r>
          </w:p>
        </w:tc>
        <w:tc>
          <w:tcPr>
            <w:tcW w:w="170" w:type="dxa"/>
          </w:tcPr>
          <w:p w14:paraId="14674265" w14:textId="77777777" w:rsidR="00735C99" w:rsidRDefault="00735C99" w:rsidP="00F0485E">
            <w:pPr>
              <w:spacing w:before="0" w:after="0" w:line="360" w:lineRule="auto"/>
              <w:rPr>
                <w:rFonts w:cstheme="minorHAnsi"/>
                <w:sz w:val="24"/>
                <w:szCs w:val="24"/>
                <w:lang w:val="en-US"/>
              </w:rPr>
            </w:pPr>
          </w:p>
        </w:tc>
        <w:tc>
          <w:tcPr>
            <w:tcW w:w="4593" w:type="dxa"/>
          </w:tcPr>
          <w:p w14:paraId="586AEBE4" w14:textId="08D3B279" w:rsidR="00735C99" w:rsidRPr="00735C99" w:rsidRDefault="00735C99">
            <w:pPr>
              <w:pStyle w:val="ListParagraph"/>
              <w:numPr>
                <w:ilvl w:val="0"/>
                <w:numId w:val="65"/>
              </w:numPr>
              <w:spacing w:before="0" w:after="0" w:line="360" w:lineRule="auto"/>
              <w:ind w:left="478" w:hanging="425"/>
              <w:rPr>
                <w:rFonts w:cstheme="minorHAnsi"/>
                <w:i/>
                <w:sz w:val="24"/>
                <w:szCs w:val="24"/>
                <w:lang w:val="en-US"/>
              </w:rPr>
            </w:pPr>
            <w:r w:rsidRPr="00735C99">
              <w:rPr>
                <w:rFonts w:cstheme="minorHAnsi"/>
                <w:i/>
                <w:sz w:val="24"/>
                <w:szCs w:val="24"/>
                <w:lang w:val="en-US"/>
              </w:rPr>
              <w:t>In relation to business applications, to carry out operational activities and IT services provided to internal and external stakeholders, including determining risk control plans applicable to all information processing assets and processes to ensure the security of the Company's information.</w:t>
            </w:r>
          </w:p>
        </w:tc>
      </w:tr>
    </w:tbl>
    <w:p w14:paraId="0E021A76" w14:textId="77777777" w:rsidR="00735C99" w:rsidRDefault="00735C99" w:rsidP="00C1047D">
      <w:pPr>
        <w:pStyle w:val="ListParagraph"/>
        <w:spacing w:before="0" w:after="0" w:line="360" w:lineRule="auto"/>
        <w:ind w:left="0"/>
        <w:rPr>
          <w:rFonts w:cstheme="minorHAnsi"/>
          <w:sz w:val="24"/>
          <w:szCs w:val="24"/>
          <w:lang w:val="en-US"/>
        </w:rPr>
      </w:pPr>
    </w:p>
    <w:p w14:paraId="54984863" w14:textId="747BC39D" w:rsidR="00857F4D" w:rsidRDefault="00857F4D" w:rsidP="00C1047D">
      <w:pPr>
        <w:pStyle w:val="ListParagraph"/>
        <w:spacing w:before="0" w:after="0" w:line="360" w:lineRule="auto"/>
        <w:ind w:left="0"/>
        <w:rPr>
          <w:rFonts w:cstheme="minorHAnsi"/>
          <w:sz w:val="24"/>
          <w:szCs w:val="24"/>
          <w:lang w:val="en-US"/>
        </w:rPr>
      </w:pPr>
    </w:p>
    <w:p w14:paraId="7DAD36DD" w14:textId="5DEFE4DD" w:rsidR="00937123" w:rsidRPr="00781421" w:rsidRDefault="00611B38" w:rsidP="007D6B58">
      <w:pPr>
        <w:pStyle w:val="ListParagraph"/>
        <w:spacing w:before="0" w:after="0" w:line="360" w:lineRule="auto"/>
        <w:ind w:left="0"/>
        <w:rPr>
          <w:rFonts w:cstheme="minorHAnsi"/>
          <w:sz w:val="24"/>
          <w:szCs w:val="24"/>
          <w:lang w:val="en-US"/>
        </w:rPr>
      </w:pPr>
      <w:r>
        <w:rPr>
          <w:rFonts w:cstheme="minorHAnsi"/>
          <w:sz w:val="24"/>
          <w:szCs w:val="24"/>
          <w:lang w:val="en-US"/>
        </w:rPr>
        <w:br w:type="page"/>
      </w:r>
    </w:p>
    <w:p w14:paraId="62D9E1C5" w14:textId="2E7FC9D0" w:rsidR="00D238EC" w:rsidRPr="00650C3B" w:rsidRDefault="00781421" w:rsidP="00650C3B">
      <w:pPr>
        <w:pStyle w:val="ListParagraph"/>
        <w:numPr>
          <w:ilvl w:val="0"/>
          <w:numId w:val="1"/>
        </w:numPr>
        <w:spacing w:before="0" w:after="0" w:line="360" w:lineRule="auto"/>
        <w:ind w:hanging="218"/>
        <w:outlineLvl w:val="1"/>
        <w:rPr>
          <w:rFonts w:cstheme="minorHAnsi"/>
          <w:b/>
          <w:bCs/>
          <w:sz w:val="24"/>
          <w:szCs w:val="24"/>
          <w:lang w:val="en-US"/>
        </w:rPr>
      </w:pPr>
      <w:bookmarkStart w:id="16" w:name="_Toc163097278"/>
      <w:r w:rsidRPr="009B0BB6">
        <w:rPr>
          <w:rFonts w:cstheme="minorHAnsi"/>
          <w:b/>
          <w:bCs/>
          <w:sz w:val="24"/>
          <w:szCs w:val="24"/>
          <w:lang w:val="en-US"/>
        </w:rPr>
        <w:lastRenderedPageBreak/>
        <w:t>Definisi dan istilah</w:t>
      </w:r>
      <w:r w:rsidR="00F71947">
        <w:rPr>
          <w:rFonts w:cstheme="minorHAnsi"/>
          <w:b/>
          <w:bCs/>
          <w:sz w:val="24"/>
          <w:szCs w:val="24"/>
          <w:lang w:val="en-US"/>
        </w:rPr>
        <w:t>/</w:t>
      </w:r>
      <w:r w:rsidR="00F71947" w:rsidRPr="00F71947">
        <w:t xml:space="preserve"> </w:t>
      </w:r>
      <w:r w:rsidR="00F71947" w:rsidRPr="00F71947">
        <w:rPr>
          <w:rFonts w:cstheme="minorHAnsi"/>
          <w:b/>
          <w:bCs/>
          <w:i/>
          <w:iCs/>
          <w:sz w:val="24"/>
          <w:szCs w:val="24"/>
          <w:lang w:val="en-US"/>
        </w:rPr>
        <w:t>Definitions and terms</w:t>
      </w:r>
      <w:bookmarkEnd w:id="16"/>
    </w:p>
    <w:tbl>
      <w:tblPr>
        <w:tblW w:w="8788" w:type="dxa"/>
        <w:tblInd w:w="2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837"/>
        <w:gridCol w:w="5951"/>
      </w:tblGrid>
      <w:tr w:rsidR="00902491" w:rsidRPr="00F14666" w14:paraId="300A6BF7" w14:textId="77777777" w:rsidTr="00937123">
        <w:trPr>
          <w:trHeight w:val="123"/>
          <w:tblHeader/>
        </w:trPr>
        <w:tc>
          <w:tcPr>
            <w:tcW w:w="2837" w:type="dxa"/>
            <w:shd w:val="clear" w:color="auto" w:fill="ED7D31" w:themeFill="accent2"/>
          </w:tcPr>
          <w:p w14:paraId="32F53F39"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center"/>
              <w:rPr>
                <w:rFonts w:eastAsia="Arial" w:cstheme="minorHAnsi"/>
                <w:b/>
                <w:sz w:val="24"/>
                <w:szCs w:val="24"/>
                <w:lang w:val="id" w:eastAsia="en-ID"/>
              </w:rPr>
            </w:pPr>
            <w:r w:rsidRPr="00F14666">
              <w:rPr>
                <w:rFonts w:eastAsia="Arial" w:cstheme="minorHAnsi"/>
                <w:b/>
                <w:sz w:val="24"/>
                <w:szCs w:val="24"/>
                <w:lang w:val="id" w:eastAsia="en-ID"/>
              </w:rPr>
              <w:t>Terminologi</w:t>
            </w:r>
          </w:p>
        </w:tc>
        <w:tc>
          <w:tcPr>
            <w:tcW w:w="5951" w:type="dxa"/>
            <w:shd w:val="clear" w:color="auto" w:fill="ED7D31" w:themeFill="accent2"/>
          </w:tcPr>
          <w:p w14:paraId="05873BB6" w14:textId="77777777" w:rsidR="00902491" w:rsidRPr="00F14666" w:rsidRDefault="00902491" w:rsidP="00902491">
            <w:pPr>
              <w:widowControl w:val="0"/>
              <w:pBdr>
                <w:top w:val="nil"/>
                <w:left w:val="nil"/>
                <w:bottom w:val="nil"/>
                <w:right w:val="nil"/>
                <w:between w:val="nil"/>
              </w:pBdr>
              <w:spacing w:before="240" w:after="240" w:line="276" w:lineRule="auto"/>
              <w:ind w:left="139" w:right="72"/>
              <w:jc w:val="center"/>
              <w:rPr>
                <w:rFonts w:eastAsia="Arial" w:cstheme="minorHAnsi"/>
                <w:b/>
                <w:sz w:val="24"/>
                <w:szCs w:val="24"/>
                <w:lang w:val="id" w:eastAsia="en-ID"/>
              </w:rPr>
            </w:pPr>
            <w:r w:rsidRPr="00F14666">
              <w:rPr>
                <w:rFonts w:eastAsia="Arial" w:cstheme="minorHAnsi"/>
                <w:b/>
                <w:sz w:val="24"/>
                <w:szCs w:val="24"/>
                <w:lang w:val="id" w:eastAsia="en-ID"/>
              </w:rPr>
              <w:t>Definisi</w:t>
            </w:r>
          </w:p>
        </w:tc>
      </w:tr>
      <w:tr w:rsidR="00902491" w:rsidRPr="00F14666" w14:paraId="51CA1FB1" w14:textId="77777777" w:rsidTr="00183532">
        <w:trPr>
          <w:trHeight w:val="346"/>
        </w:trPr>
        <w:tc>
          <w:tcPr>
            <w:tcW w:w="2837" w:type="dxa"/>
          </w:tcPr>
          <w:p w14:paraId="1ADCBB13"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Analisis Risiko</w:t>
            </w:r>
          </w:p>
        </w:tc>
        <w:tc>
          <w:tcPr>
            <w:tcW w:w="5951" w:type="dxa"/>
          </w:tcPr>
          <w:p w14:paraId="023CCD18"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Proses memahami sifat risiko dan untuk menentukan tingkat risiko.</w:t>
            </w:r>
          </w:p>
          <w:p w14:paraId="2101814D" w14:textId="10DD19A9"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The process of understanding the nature of risks and determining the level of risk.</w:t>
            </w:r>
          </w:p>
        </w:tc>
      </w:tr>
      <w:tr w:rsidR="00902491" w:rsidRPr="00F14666" w14:paraId="6B70860A" w14:textId="77777777" w:rsidTr="00183532">
        <w:trPr>
          <w:trHeight w:val="1622"/>
        </w:trPr>
        <w:tc>
          <w:tcPr>
            <w:tcW w:w="2837" w:type="dxa"/>
          </w:tcPr>
          <w:p w14:paraId="522EB665"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Asset Informasi dan Fasilitas Pemrosesan  Informasi</w:t>
            </w:r>
          </w:p>
        </w:tc>
        <w:tc>
          <w:tcPr>
            <w:tcW w:w="5951" w:type="dxa"/>
          </w:tcPr>
          <w:p w14:paraId="660F1579"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Sumber atau sesuatu yang digunakan untuk mengelola informasi yang dapat berpengaruh pada aspek Kerahasiaan (</w:t>
            </w:r>
            <w:r w:rsidRPr="00F14666">
              <w:rPr>
                <w:rFonts w:eastAsia="Arial" w:cstheme="minorHAnsi"/>
                <w:i/>
                <w:color w:val="000000"/>
                <w:sz w:val="24"/>
                <w:szCs w:val="24"/>
                <w:lang w:val="id" w:eastAsia="en-ID"/>
              </w:rPr>
              <w:t>Confidentiality</w:t>
            </w:r>
            <w:r w:rsidRPr="00F14666">
              <w:rPr>
                <w:rFonts w:eastAsia="Arial" w:cstheme="minorHAnsi"/>
                <w:color w:val="000000"/>
                <w:sz w:val="24"/>
                <w:szCs w:val="24"/>
                <w:lang w:val="id" w:eastAsia="en-ID"/>
              </w:rPr>
              <w:t>), Integritas (</w:t>
            </w:r>
            <w:r w:rsidRPr="00F14666">
              <w:rPr>
                <w:rFonts w:eastAsia="Arial" w:cstheme="minorHAnsi"/>
                <w:i/>
                <w:color w:val="000000"/>
                <w:sz w:val="24"/>
                <w:szCs w:val="24"/>
                <w:lang w:val="id" w:eastAsia="en-ID"/>
              </w:rPr>
              <w:t>Integrity</w:t>
            </w:r>
            <w:r w:rsidRPr="00F14666">
              <w:rPr>
                <w:rFonts w:eastAsia="Arial" w:cstheme="minorHAnsi"/>
                <w:color w:val="000000"/>
                <w:sz w:val="24"/>
                <w:szCs w:val="24"/>
                <w:lang w:val="id" w:eastAsia="en-ID"/>
              </w:rPr>
              <w:t>), dan Ketersediaan (</w:t>
            </w:r>
            <w:r w:rsidRPr="00F14666">
              <w:rPr>
                <w:rFonts w:eastAsia="Arial" w:cstheme="minorHAnsi"/>
                <w:i/>
                <w:color w:val="000000"/>
                <w:sz w:val="24"/>
                <w:szCs w:val="24"/>
                <w:lang w:val="id" w:eastAsia="en-ID"/>
              </w:rPr>
              <w:t>Availability</w:t>
            </w:r>
            <w:r w:rsidRPr="00F14666">
              <w:rPr>
                <w:rFonts w:eastAsia="Arial" w:cstheme="minorHAnsi"/>
                <w:color w:val="000000"/>
                <w:sz w:val="24"/>
                <w:szCs w:val="24"/>
                <w:lang w:val="id" w:eastAsia="en-ID"/>
              </w:rPr>
              <w:t>) dalam Manajemen Keamanan Informasi perusahaan. Setiap sistem informasi, layanan atau infrastruktur, atau lokasi fisik.</w:t>
            </w:r>
          </w:p>
          <w:p w14:paraId="65182C83" w14:textId="34254ABB"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Sources or something used to manage information that can affect the aspects of Confidentiality, Integrity, and Availability in the company's Information Security Management. This includes any information system, service, or infrastructure, or physical location.</w:t>
            </w:r>
          </w:p>
        </w:tc>
      </w:tr>
      <w:tr w:rsidR="00902491" w:rsidRPr="00F14666" w14:paraId="677B7828" w14:textId="77777777" w:rsidTr="00183532">
        <w:trPr>
          <w:trHeight w:val="519"/>
        </w:trPr>
        <w:tc>
          <w:tcPr>
            <w:tcW w:w="2837" w:type="dxa"/>
          </w:tcPr>
          <w:p w14:paraId="56D30F6A"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i/>
                <w:color w:val="000000"/>
                <w:sz w:val="24"/>
                <w:szCs w:val="24"/>
                <w:lang w:val="id" w:eastAsia="en-ID"/>
              </w:rPr>
            </w:pPr>
            <w:r w:rsidRPr="00F14666">
              <w:rPr>
                <w:rFonts w:eastAsia="Arial" w:cstheme="minorHAnsi"/>
                <w:b/>
                <w:i/>
                <w:color w:val="000000"/>
                <w:sz w:val="24"/>
                <w:szCs w:val="24"/>
                <w:lang w:val="id" w:eastAsia="en-ID"/>
              </w:rPr>
              <w:t xml:space="preserve">Control </w:t>
            </w:r>
            <w:r w:rsidRPr="00F14666">
              <w:rPr>
                <w:rFonts w:eastAsia="Arial" w:cstheme="minorHAnsi"/>
                <w:b/>
                <w:color w:val="000000"/>
                <w:sz w:val="24"/>
                <w:szCs w:val="24"/>
                <w:lang w:val="id" w:eastAsia="en-ID"/>
              </w:rPr>
              <w:t>(Pengendalian)</w:t>
            </w:r>
          </w:p>
        </w:tc>
        <w:tc>
          <w:tcPr>
            <w:tcW w:w="5951" w:type="dxa"/>
          </w:tcPr>
          <w:p w14:paraId="0498A2D6"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Pengukuran dan/atau tindakan yang diambil untuk memodifikasi risiko.</w:t>
            </w:r>
          </w:p>
          <w:p w14:paraId="7A0330FE" w14:textId="251990EA"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Measurement and/or action taken to modify risks.</w:t>
            </w:r>
          </w:p>
        </w:tc>
      </w:tr>
      <w:tr w:rsidR="00902491" w:rsidRPr="00F14666" w14:paraId="066D477B" w14:textId="77777777" w:rsidTr="00183532">
        <w:trPr>
          <w:trHeight w:val="619"/>
        </w:trPr>
        <w:tc>
          <w:tcPr>
            <w:tcW w:w="2837" w:type="dxa"/>
          </w:tcPr>
          <w:p w14:paraId="06BD885A"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Control Objectives (Sasaran Pengendalian)</w:t>
            </w:r>
          </w:p>
        </w:tc>
        <w:tc>
          <w:tcPr>
            <w:tcW w:w="5951" w:type="dxa"/>
          </w:tcPr>
          <w:p w14:paraId="1CEFB9C1"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Pernyataan yang menjelaskan apa yang seharusnya dicapai sebagai hasil dari implementasi pengendalian.</w:t>
            </w:r>
          </w:p>
          <w:p w14:paraId="302494CD" w14:textId="31A283D5"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 xml:space="preserve">A statement describing what should be achieved as a </w:t>
            </w:r>
            <w:r w:rsidRPr="001847D5">
              <w:rPr>
                <w:rFonts w:eastAsia="Arial" w:cstheme="minorHAnsi"/>
                <w:i/>
                <w:color w:val="000000"/>
                <w:sz w:val="24"/>
                <w:szCs w:val="24"/>
                <w:lang w:val="id" w:eastAsia="en-ID"/>
              </w:rPr>
              <w:lastRenderedPageBreak/>
              <w:t>result of control implementation.</w:t>
            </w:r>
          </w:p>
        </w:tc>
      </w:tr>
      <w:tr w:rsidR="00902491" w:rsidRPr="00F14666" w14:paraId="38A86304" w14:textId="77777777" w:rsidTr="00866713">
        <w:trPr>
          <w:trHeight w:val="435"/>
        </w:trPr>
        <w:tc>
          <w:tcPr>
            <w:tcW w:w="2837" w:type="dxa"/>
          </w:tcPr>
          <w:p w14:paraId="295BE658"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i/>
                <w:color w:val="000000"/>
                <w:sz w:val="24"/>
                <w:szCs w:val="24"/>
                <w:lang w:val="id" w:eastAsia="en-ID"/>
              </w:rPr>
              <w:lastRenderedPageBreak/>
              <w:t xml:space="preserve">Continuous Improvement </w:t>
            </w:r>
            <w:r w:rsidRPr="00F14666">
              <w:rPr>
                <w:rFonts w:eastAsia="Arial" w:cstheme="minorHAnsi"/>
                <w:b/>
                <w:color w:val="000000"/>
                <w:sz w:val="24"/>
                <w:szCs w:val="24"/>
                <w:lang w:val="id" w:eastAsia="en-ID"/>
              </w:rPr>
              <w:t>(Perbaikan Berkelanjutan)</w:t>
            </w:r>
          </w:p>
        </w:tc>
        <w:tc>
          <w:tcPr>
            <w:tcW w:w="5951" w:type="dxa"/>
            <w:vAlign w:val="center"/>
          </w:tcPr>
          <w:p w14:paraId="681F6FCD" w14:textId="77777777" w:rsidR="00902491" w:rsidRDefault="00902491" w:rsidP="00866713">
            <w:pPr>
              <w:widowControl w:val="0"/>
              <w:pBdr>
                <w:top w:val="nil"/>
                <w:left w:val="nil"/>
                <w:bottom w:val="nil"/>
                <w:right w:val="nil"/>
                <w:between w:val="nil"/>
              </w:pBdr>
              <w:spacing w:before="240" w:after="240" w:line="276" w:lineRule="auto"/>
              <w:ind w:left="115" w:right="214"/>
              <w:jc w:val="left"/>
              <w:rPr>
                <w:rFonts w:eastAsia="Arial" w:cstheme="minorHAnsi"/>
                <w:color w:val="000000"/>
                <w:sz w:val="24"/>
                <w:szCs w:val="24"/>
                <w:lang w:val="id" w:eastAsia="en-ID"/>
              </w:rPr>
            </w:pPr>
            <w:r w:rsidRPr="00F14666">
              <w:rPr>
                <w:rFonts w:eastAsia="Arial" w:cstheme="minorHAnsi"/>
                <w:color w:val="000000"/>
                <w:sz w:val="24"/>
                <w:szCs w:val="24"/>
                <w:lang w:val="id" w:eastAsia="en-ID"/>
              </w:rPr>
              <w:t>Kegiatan berulang untuk meningkatkan kinerja.</w:t>
            </w:r>
          </w:p>
          <w:p w14:paraId="45A07B56" w14:textId="0B43E948" w:rsidR="001847D5" w:rsidRPr="001847D5" w:rsidRDefault="001847D5" w:rsidP="00866713">
            <w:pPr>
              <w:widowControl w:val="0"/>
              <w:pBdr>
                <w:top w:val="nil"/>
                <w:left w:val="nil"/>
                <w:bottom w:val="nil"/>
                <w:right w:val="nil"/>
                <w:between w:val="nil"/>
              </w:pBdr>
              <w:spacing w:before="240" w:after="240" w:line="276" w:lineRule="auto"/>
              <w:ind w:left="115" w:right="214"/>
              <w:jc w:val="left"/>
              <w:rPr>
                <w:rFonts w:eastAsia="Arial" w:cstheme="minorHAnsi"/>
                <w:i/>
                <w:color w:val="000000"/>
                <w:sz w:val="24"/>
                <w:szCs w:val="24"/>
                <w:lang w:val="id" w:eastAsia="en-ID"/>
              </w:rPr>
            </w:pPr>
            <w:r w:rsidRPr="001847D5">
              <w:rPr>
                <w:rFonts w:eastAsia="Arial" w:cstheme="minorHAnsi"/>
                <w:i/>
                <w:color w:val="000000"/>
                <w:sz w:val="24"/>
                <w:szCs w:val="24"/>
                <w:lang w:val="id" w:eastAsia="en-ID"/>
              </w:rPr>
              <w:t>Recurring activities to improve performance</w:t>
            </w:r>
          </w:p>
        </w:tc>
      </w:tr>
      <w:tr w:rsidR="00902491" w:rsidRPr="00F14666" w14:paraId="0824D77B" w14:textId="77777777" w:rsidTr="00183532">
        <w:trPr>
          <w:trHeight w:val="567"/>
        </w:trPr>
        <w:tc>
          <w:tcPr>
            <w:tcW w:w="2837" w:type="dxa"/>
          </w:tcPr>
          <w:p w14:paraId="2EEB62F3"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i/>
                <w:color w:val="000000"/>
                <w:sz w:val="24"/>
                <w:szCs w:val="24"/>
                <w:lang w:val="id" w:eastAsia="en-ID"/>
              </w:rPr>
            </w:pPr>
            <w:r w:rsidRPr="00F14666">
              <w:rPr>
                <w:rFonts w:eastAsia="Arial" w:cstheme="minorHAnsi"/>
                <w:b/>
                <w:color w:val="000000"/>
                <w:sz w:val="24"/>
                <w:szCs w:val="24"/>
                <w:lang w:val="id" w:eastAsia="en-ID"/>
              </w:rPr>
              <w:t>Dampak (</w:t>
            </w:r>
            <w:r w:rsidRPr="00F14666">
              <w:rPr>
                <w:rFonts w:eastAsia="Arial" w:cstheme="minorHAnsi"/>
                <w:b/>
                <w:i/>
                <w:color w:val="000000"/>
                <w:sz w:val="24"/>
                <w:szCs w:val="24"/>
                <w:lang w:val="id" w:eastAsia="en-ID"/>
              </w:rPr>
              <w:t>Consequences)</w:t>
            </w:r>
          </w:p>
        </w:tc>
        <w:tc>
          <w:tcPr>
            <w:tcW w:w="5951" w:type="dxa"/>
          </w:tcPr>
          <w:p w14:paraId="245B4284" w14:textId="77777777" w:rsidR="001847D5"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Akibat yang timbul dari risiko yang terjadi yang dapat mengganggu pencapaian perusahaan</w:t>
            </w:r>
            <w:r w:rsidR="001847D5">
              <w:rPr>
                <w:rFonts w:eastAsia="Arial" w:cstheme="minorHAnsi"/>
                <w:color w:val="000000"/>
                <w:sz w:val="24"/>
                <w:szCs w:val="24"/>
                <w:lang w:val="id" w:eastAsia="en-ID"/>
              </w:rPr>
              <w:t>.</w:t>
            </w:r>
          </w:p>
          <w:p w14:paraId="173FDD98" w14:textId="3E3EDE00" w:rsidR="00902491"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Consequences of occurring risks that can disrupt the achievement of the company's goals.</w:t>
            </w:r>
          </w:p>
        </w:tc>
      </w:tr>
      <w:tr w:rsidR="00902491" w:rsidRPr="00F14666" w14:paraId="4230D39B" w14:textId="77777777" w:rsidTr="00183532">
        <w:trPr>
          <w:trHeight w:val="620"/>
        </w:trPr>
        <w:tc>
          <w:tcPr>
            <w:tcW w:w="2837" w:type="dxa"/>
          </w:tcPr>
          <w:p w14:paraId="086B3333"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Efekti</w:t>
            </w:r>
            <w:r w:rsidRPr="00F14666">
              <w:rPr>
                <w:rFonts w:eastAsia="Arial" w:cstheme="minorHAnsi"/>
                <w:b/>
                <w:sz w:val="24"/>
                <w:szCs w:val="24"/>
                <w:lang w:val="id" w:eastAsia="en-ID"/>
              </w:rPr>
              <w:t>v</w:t>
            </w:r>
            <w:r w:rsidRPr="00F14666">
              <w:rPr>
                <w:rFonts w:eastAsia="Arial" w:cstheme="minorHAnsi"/>
                <w:b/>
                <w:color w:val="000000"/>
                <w:sz w:val="24"/>
                <w:szCs w:val="24"/>
                <w:lang w:val="id" w:eastAsia="en-ID"/>
              </w:rPr>
              <w:t>itas</w:t>
            </w:r>
          </w:p>
        </w:tc>
        <w:tc>
          <w:tcPr>
            <w:tcW w:w="5951" w:type="dxa"/>
          </w:tcPr>
          <w:p w14:paraId="0CD78C35"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Sejauh mana kegiatan yang direncanakan direalisasikan dan hasil yang direncanakan akan dicapai.</w:t>
            </w:r>
          </w:p>
          <w:p w14:paraId="1397D0C5" w14:textId="087F17E7"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The extent to which planned activities are realized and planned results are achieved.</w:t>
            </w:r>
          </w:p>
        </w:tc>
      </w:tr>
      <w:tr w:rsidR="00902491" w:rsidRPr="00F14666" w14:paraId="474AED68" w14:textId="77777777" w:rsidTr="00183532">
        <w:trPr>
          <w:trHeight w:val="57"/>
        </w:trPr>
        <w:tc>
          <w:tcPr>
            <w:tcW w:w="2837" w:type="dxa"/>
          </w:tcPr>
          <w:p w14:paraId="6632CA6E" w14:textId="77777777" w:rsidR="00902491" w:rsidRPr="00F14666"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Event (Peristiwa)</w:t>
            </w:r>
          </w:p>
        </w:tc>
        <w:tc>
          <w:tcPr>
            <w:tcW w:w="5951" w:type="dxa"/>
          </w:tcPr>
          <w:p w14:paraId="2602C4CA"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Kejadian atau perubahan dari suatu keadaan tertentu.</w:t>
            </w:r>
          </w:p>
          <w:p w14:paraId="458CD818" w14:textId="63EB88FC" w:rsidR="001847D5"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An event or change in a particular condition.</w:t>
            </w:r>
          </w:p>
        </w:tc>
      </w:tr>
      <w:tr w:rsidR="00902491" w:rsidRPr="00F14666" w14:paraId="47147019" w14:textId="77777777" w:rsidTr="00183532">
        <w:trPr>
          <w:trHeight w:val="57"/>
        </w:trPr>
        <w:tc>
          <w:tcPr>
            <w:tcW w:w="2837" w:type="dxa"/>
          </w:tcPr>
          <w:p w14:paraId="20827CB5"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Evaluasi Risiko</w:t>
            </w:r>
          </w:p>
        </w:tc>
        <w:tc>
          <w:tcPr>
            <w:tcW w:w="5951" w:type="dxa"/>
          </w:tcPr>
          <w:p w14:paraId="4B4149EF" w14:textId="77777777" w:rsidR="001847D5"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Proses membandingkan hasil analisis risiko, dengan kriteria risiko untuk menentukan apakah risiko dan / atau besarannya dapat diterima atau dapat ditoleransi.</w:t>
            </w:r>
          </w:p>
          <w:p w14:paraId="48F701FF" w14:textId="76F58E1E" w:rsidR="00902491" w:rsidRPr="001847D5" w:rsidRDefault="001847D5"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1847D5">
              <w:rPr>
                <w:rFonts w:eastAsia="Arial" w:cstheme="minorHAnsi"/>
                <w:i/>
                <w:color w:val="000000"/>
                <w:sz w:val="24"/>
                <w:szCs w:val="24"/>
                <w:lang w:val="id" w:eastAsia="en-ID"/>
              </w:rPr>
              <w:t xml:space="preserve">The process of comparing risk analysis results with risk </w:t>
            </w:r>
            <w:r w:rsidRPr="001847D5">
              <w:rPr>
                <w:rFonts w:eastAsia="Arial" w:cstheme="minorHAnsi"/>
                <w:i/>
                <w:color w:val="000000"/>
                <w:sz w:val="24"/>
                <w:szCs w:val="24"/>
                <w:lang w:val="id" w:eastAsia="en-ID"/>
              </w:rPr>
              <w:lastRenderedPageBreak/>
              <w:t>criteria to determine whether the risk and/or its magnitude can be accepted or tolerated.</w:t>
            </w:r>
          </w:p>
        </w:tc>
      </w:tr>
      <w:tr w:rsidR="00902491" w:rsidRPr="00F14666" w14:paraId="1617A615" w14:textId="77777777" w:rsidTr="00183532">
        <w:trPr>
          <w:trHeight w:val="57"/>
        </w:trPr>
        <w:tc>
          <w:tcPr>
            <w:tcW w:w="2837" w:type="dxa"/>
          </w:tcPr>
          <w:p w14:paraId="761D4E76"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Identifikasi Risiko</w:t>
            </w:r>
          </w:p>
        </w:tc>
        <w:tc>
          <w:tcPr>
            <w:tcW w:w="5951" w:type="dxa"/>
          </w:tcPr>
          <w:p w14:paraId="7EC5D88E"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Proses dalam menemukan, mengenali, dan mendeskripsikan risiko.</w:t>
            </w:r>
          </w:p>
          <w:p w14:paraId="5D580DD6" w14:textId="5E5E7A8C" w:rsidR="007B722A" w:rsidRPr="007B722A" w:rsidRDefault="007B722A"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7B722A">
              <w:rPr>
                <w:rFonts w:eastAsia="Arial" w:cstheme="minorHAnsi"/>
                <w:i/>
                <w:color w:val="000000"/>
                <w:sz w:val="24"/>
                <w:szCs w:val="24"/>
                <w:lang w:val="id" w:eastAsia="en-ID"/>
              </w:rPr>
              <w:t>The process of discovering, identifying, and describing risks.</w:t>
            </w:r>
          </w:p>
        </w:tc>
      </w:tr>
      <w:tr w:rsidR="00902491" w:rsidRPr="00F14666" w14:paraId="21FD1E91" w14:textId="77777777" w:rsidTr="00183532">
        <w:trPr>
          <w:trHeight w:val="638"/>
        </w:trPr>
        <w:tc>
          <w:tcPr>
            <w:tcW w:w="2837" w:type="dxa"/>
          </w:tcPr>
          <w:p w14:paraId="244B3737"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Informasi yang Terdokumentasi</w:t>
            </w:r>
          </w:p>
        </w:tc>
        <w:tc>
          <w:tcPr>
            <w:tcW w:w="5951" w:type="dxa"/>
          </w:tcPr>
          <w:p w14:paraId="45BE324C"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Informasi yang seharusnya dikontrol dan diawasi oleh organisasi dan media yang terkandung di dalamnya.</w:t>
            </w:r>
          </w:p>
          <w:p w14:paraId="74920CAC" w14:textId="638E3324" w:rsidR="007B722A" w:rsidRPr="007B722A" w:rsidRDefault="007B722A"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7B722A">
              <w:rPr>
                <w:rFonts w:eastAsia="Arial" w:cstheme="minorHAnsi"/>
                <w:i/>
                <w:color w:val="000000"/>
                <w:sz w:val="24"/>
                <w:szCs w:val="24"/>
                <w:lang w:val="id" w:eastAsia="en-ID"/>
              </w:rPr>
              <w:t>Information that should be controlled and monitored by the organization and the media contained within it.</w:t>
            </w:r>
          </w:p>
        </w:tc>
      </w:tr>
      <w:tr w:rsidR="00902491" w:rsidRPr="00F14666" w14:paraId="64E32DE2" w14:textId="77777777" w:rsidTr="00183532">
        <w:trPr>
          <w:trHeight w:val="57"/>
        </w:trPr>
        <w:tc>
          <w:tcPr>
            <w:tcW w:w="2837" w:type="dxa"/>
          </w:tcPr>
          <w:p w14:paraId="068A72BA"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Kemungkinan (</w:t>
            </w:r>
            <w:r w:rsidRPr="00F14666">
              <w:rPr>
                <w:rFonts w:eastAsia="Arial" w:cstheme="minorHAnsi"/>
                <w:b/>
                <w:i/>
                <w:sz w:val="24"/>
                <w:szCs w:val="24"/>
                <w:lang w:val="id" w:eastAsia="en-ID"/>
              </w:rPr>
              <w:t>Likelihood</w:t>
            </w:r>
            <w:r w:rsidRPr="00F14666">
              <w:rPr>
                <w:rFonts w:eastAsia="Arial" w:cstheme="minorHAnsi"/>
                <w:b/>
                <w:color w:val="000000"/>
                <w:sz w:val="24"/>
                <w:szCs w:val="24"/>
                <w:lang w:val="id" w:eastAsia="en-ID"/>
              </w:rPr>
              <w:t>)</w:t>
            </w:r>
          </w:p>
        </w:tc>
        <w:tc>
          <w:tcPr>
            <w:tcW w:w="5951" w:type="dxa"/>
          </w:tcPr>
          <w:p w14:paraId="4BDD7F53"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Potensi terjadinya risiko yang digambarkan dengan </w:t>
            </w:r>
            <w:r w:rsidRPr="00F14666">
              <w:rPr>
                <w:rFonts w:eastAsia="Arial" w:cstheme="minorHAnsi"/>
                <w:sz w:val="24"/>
                <w:szCs w:val="24"/>
                <w:lang w:val="id" w:eastAsia="en-ID"/>
              </w:rPr>
              <w:t>frekuensi</w:t>
            </w:r>
            <w:r w:rsidRPr="00F14666">
              <w:rPr>
                <w:rFonts w:eastAsia="Arial" w:cstheme="minorHAnsi"/>
                <w:color w:val="000000"/>
                <w:sz w:val="24"/>
                <w:szCs w:val="24"/>
                <w:lang w:val="id" w:eastAsia="en-ID"/>
              </w:rPr>
              <w:t xml:space="preserve"> kemungkinan terjadi.</w:t>
            </w:r>
          </w:p>
          <w:p w14:paraId="085FF914" w14:textId="2D21E16E" w:rsidR="007B722A" w:rsidRPr="007B722A" w:rsidRDefault="007B722A"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7B722A">
              <w:rPr>
                <w:rFonts w:eastAsia="Arial" w:cstheme="minorHAnsi"/>
                <w:i/>
                <w:color w:val="000000"/>
                <w:sz w:val="24"/>
                <w:szCs w:val="24"/>
                <w:lang w:val="id" w:eastAsia="en-ID"/>
              </w:rPr>
              <w:t>The potential for risk described by the frequency of occurrence.</w:t>
            </w:r>
          </w:p>
        </w:tc>
      </w:tr>
      <w:tr w:rsidR="00902491" w:rsidRPr="00F14666" w14:paraId="7DB52302" w14:textId="77777777" w:rsidTr="00183532">
        <w:trPr>
          <w:trHeight w:val="57"/>
        </w:trPr>
        <w:tc>
          <w:tcPr>
            <w:tcW w:w="2837" w:type="dxa"/>
          </w:tcPr>
          <w:p w14:paraId="7A642B16"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Konteks Eksternal</w:t>
            </w:r>
          </w:p>
        </w:tc>
        <w:tc>
          <w:tcPr>
            <w:tcW w:w="5951" w:type="dxa"/>
          </w:tcPr>
          <w:p w14:paraId="7E1F642F"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Lingkungan eksternal dimana Perusahaan berusaha untuk mencapai tujuannya.</w:t>
            </w:r>
          </w:p>
          <w:p w14:paraId="6FD5F216" w14:textId="5B013789" w:rsidR="007B722A" w:rsidRPr="00F14666" w:rsidRDefault="007B722A"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Pr>
                <w:rFonts w:eastAsia="Arial" w:cstheme="minorHAnsi"/>
                <w:i/>
                <w:color w:val="000000"/>
                <w:sz w:val="24"/>
                <w:szCs w:val="24"/>
                <w:lang w:val="id" w:eastAsia="en-ID"/>
              </w:rPr>
              <w:t>The external environment i which the Company seeks to achieve its objectives.</w:t>
            </w:r>
          </w:p>
        </w:tc>
      </w:tr>
      <w:tr w:rsidR="00902491" w:rsidRPr="00F14666" w14:paraId="023D706F" w14:textId="77777777" w:rsidTr="00183532">
        <w:trPr>
          <w:trHeight w:val="57"/>
        </w:trPr>
        <w:tc>
          <w:tcPr>
            <w:tcW w:w="2837" w:type="dxa"/>
          </w:tcPr>
          <w:p w14:paraId="290D0F05"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Konteks Internal</w:t>
            </w:r>
          </w:p>
        </w:tc>
        <w:tc>
          <w:tcPr>
            <w:tcW w:w="5951" w:type="dxa"/>
          </w:tcPr>
          <w:p w14:paraId="58BC5C3C"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sz w:val="24"/>
                <w:szCs w:val="24"/>
                <w:lang w:val="id" w:eastAsia="en-ID"/>
              </w:rPr>
              <w:t>L</w:t>
            </w:r>
            <w:r w:rsidRPr="00F14666">
              <w:rPr>
                <w:rFonts w:eastAsia="Arial" w:cstheme="minorHAnsi"/>
                <w:color w:val="000000"/>
                <w:sz w:val="24"/>
                <w:szCs w:val="24"/>
                <w:lang w:val="id" w:eastAsia="en-ID"/>
              </w:rPr>
              <w:t xml:space="preserve">ingkungan internal dimana Perusahaan berusaha </w:t>
            </w:r>
            <w:r w:rsidRPr="00F14666">
              <w:rPr>
                <w:rFonts w:eastAsia="Arial" w:cstheme="minorHAnsi"/>
                <w:color w:val="000000"/>
                <w:sz w:val="24"/>
                <w:szCs w:val="24"/>
                <w:lang w:val="id" w:eastAsia="en-ID"/>
              </w:rPr>
              <w:lastRenderedPageBreak/>
              <w:t>untuk mencapai tujuannya.</w:t>
            </w:r>
          </w:p>
          <w:p w14:paraId="75060011" w14:textId="61B470A2" w:rsidR="007B722A" w:rsidRPr="007B722A" w:rsidRDefault="007B722A"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7B722A">
              <w:rPr>
                <w:rFonts w:eastAsia="Arial" w:cstheme="minorHAnsi"/>
                <w:i/>
                <w:color w:val="000000"/>
                <w:sz w:val="24"/>
                <w:szCs w:val="24"/>
                <w:lang w:val="id" w:eastAsia="en-ID"/>
              </w:rPr>
              <w:t>The internal environment in which the Company seeks to achieve its objectives</w:t>
            </w:r>
          </w:p>
        </w:tc>
      </w:tr>
      <w:tr w:rsidR="00902491" w:rsidRPr="00F14666" w14:paraId="455BD0A3" w14:textId="77777777" w:rsidTr="00183532">
        <w:trPr>
          <w:trHeight w:val="57"/>
        </w:trPr>
        <w:tc>
          <w:tcPr>
            <w:tcW w:w="2837" w:type="dxa"/>
          </w:tcPr>
          <w:p w14:paraId="0A0F074D" w14:textId="77777777" w:rsidR="00902491" w:rsidRPr="00F14666" w:rsidRDefault="00902491" w:rsidP="00902491">
            <w:pPr>
              <w:widowControl w:val="0"/>
              <w:pBdr>
                <w:top w:val="nil"/>
                <w:left w:val="nil"/>
                <w:bottom w:val="nil"/>
                <w:right w:val="nil"/>
                <w:between w:val="nil"/>
              </w:pBdr>
              <w:spacing w:before="240" w:after="240" w:line="276" w:lineRule="auto"/>
              <w:ind w:left="105" w:right="121"/>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Kriteria Risiko (Risk Criteria)</w:t>
            </w:r>
          </w:p>
        </w:tc>
        <w:tc>
          <w:tcPr>
            <w:tcW w:w="5951" w:type="dxa"/>
          </w:tcPr>
          <w:p w14:paraId="1DAB0F37"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Kerangka acuan yang menilai signifikansi risiko.</w:t>
            </w:r>
          </w:p>
          <w:p w14:paraId="7D97D88F" w14:textId="046E0A0D" w:rsidR="002234DE" w:rsidRPr="002234DE" w:rsidRDefault="002234DE"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2234DE">
              <w:rPr>
                <w:rFonts w:eastAsia="Arial" w:cstheme="minorHAnsi"/>
                <w:i/>
                <w:color w:val="000000"/>
                <w:sz w:val="24"/>
                <w:szCs w:val="24"/>
                <w:lang w:val="id" w:eastAsia="en-ID"/>
              </w:rPr>
              <w:t>A framework that assesses the significance of risks.</w:t>
            </w:r>
          </w:p>
        </w:tc>
      </w:tr>
      <w:tr w:rsidR="00902491" w:rsidRPr="00F14666" w14:paraId="33272A37" w14:textId="77777777" w:rsidTr="00183532">
        <w:trPr>
          <w:trHeight w:val="57"/>
        </w:trPr>
        <w:tc>
          <w:tcPr>
            <w:tcW w:w="2837" w:type="dxa"/>
          </w:tcPr>
          <w:p w14:paraId="6E5FE117"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Keamanan Informasi</w:t>
            </w:r>
          </w:p>
        </w:tc>
        <w:tc>
          <w:tcPr>
            <w:tcW w:w="5951" w:type="dxa"/>
          </w:tcPr>
          <w:p w14:paraId="2C3E1BCA" w14:textId="77777777" w:rsidR="00902491" w:rsidRDefault="00902491" w:rsidP="00902491">
            <w:pPr>
              <w:widowControl w:val="0"/>
              <w:pBdr>
                <w:top w:val="nil"/>
                <w:left w:val="nil"/>
                <w:bottom w:val="nil"/>
                <w:right w:val="nil"/>
                <w:between w:val="nil"/>
              </w:pBdr>
              <w:spacing w:before="240" w:after="240" w:line="276" w:lineRule="auto"/>
              <w:ind w:left="140" w:right="133"/>
              <w:jc w:val="left"/>
              <w:rPr>
                <w:rFonts w:eastAsia="Arial" w:cstheme="minorHAnsi"/>
                <w:color w:val="000000"/>
                <w:sz w:val="24"/>
                <w:szCs w:val="24"/>
                <w:lang w:val="id" w:eastAsia="en-ID"/>
              </w:rPr>
            </w:pPr>
            <w:r w:rsidRPr="00F14666">
              <w:rPr>
                <w:rFonts w:eastAsia="Arial" w:cstheme="minorHAnsi"/>
                <w:color w:val="000000"/>
                <w:sz w:val="24"/>
                <w:szCs w:val="24"/>
                <w:lang w:val="id" w:eastAsia="en-ID"/>
              </w:rPr>
              <w:t>Proses, metodologi, dan teknologi dengan tujuan untuk menjaga kerahasiaan, integritas, dan ketersediaan informasi.</w:t>
            </w:r>
          </w:p>
          <w:p w14:paraId="6F4B346D" w14:textId="651F713E" w:rsidR="002234DE" w:rsidRPr="002234DE" w:rsidRDefault="002234DE" w:rsidP="00902491">
            <w:pPr>
              <w:widowControl w:val="0"/>
              <w:pBdr>
                <w:top w:val="nil"/>
                <w:left w:val="nil"/>
                <w:bottom w:val="nil"/>
                <w:right w:val="nil"/>
                <w:between w:val="nil"/>
              </w:pBdr>
              <w:spacing w:before="240" w:after="240" w:line="276" w:lineRule="auto"/>
              <w:ind w:left="140" w:right="133"/>
              <w:jc w:val="left"/>
              <w:rPr>
                <w:rFonts w:eastAsia="Arial" w:cstheme="minorHAnsi"/>
                <w:i/>
                <w:color w:val="000000"/>
                <w:sz w:val="24"/>
                <w:szCs w:val="24"/>
                <w:lang w:val="id" w:eastAsia="en-ID"/>
              </w:rPr>
            </w:pPr>
            <w:r w:rsidRPr="002234DE">
              <w:rPr>
                <w:rFonts w:eastAsia="Arial" w:cstheme="minorHAnsi"/>
                <w:i/>
                <w:color w:val="000000"/>
                <w:sz w:val="24"/>
                <w:szCs w:val="24"/>
                <w:lang w:val="id" w:eastAsia="en-ID"/>
              </w:rPr>
              <w:t>Processes, methodologies, and technologies aimed at maintaining the confidentiality, integrity, and availability of information.</w:t>
            </w:r>
          </w:p>
        </w:tc>
      </w:tr>
      <w:tr w:rsidR="00902491" w:rsidRPr="00F14666" w14:paraId="7B55C451" w14:textId="77777777" w:rsidTr="00183532">
        <w:trPr>
          <w:trHeight w:val="57"/>
        </w:trPr>
        <w:tc>
          <w:tcPr>
            <w:tcW w:w="2837" w:type="dxa"/>
          </w:tcPr>
          <w:p w14:paraId="008B5A20"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Kebutuhan Informasi</w:t>
            </w:r>
          </w:p>
        </w:tc>
        <w:tc>
          <w:tcPr>
            <w:tcW w:w="5951" w:type="dxa"/>
          </w:tcPr>
          <w:p w14:paraId="040ED299"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Wawasan yang diperlukan untuk mengelola tujuan, sasaran, </w:t>
            </w:r>
            <w:r w:rsidRPr="00F14666">
              <w:rPr>
                <w:rFonts w:eastAsia="Arial" w:cstheme="minorHAnsi"/>
                <w:sz w:val="24"/>
                <w:szCs w:val="24"/>
                <w:lang w:val="id" w:eastAsia="en-ID"/>
              </w:rPr>
              <w:t>risiko</w:t>
            </w:r>
            <w:r w:rsidRPr="00F14666">
              <w:rPr>
                <w:rFonts w:eastAsia="Arial" w:cstheme="minorHAnsi"/>
                <w:color w:val="000000"/>
                <w:sz w:val="24"/>
                <w:szCs w:val="24"/>
                <w:lang w:val="id" w:eastAsia="en-ID"/>
              </w:rPr>
              <w:t xml:space="preserve"> dan masalah.</w:t>
            </w:r>
          </w:p>
          <w:p w14:paraId="7D0D1E71" w14:textId="33BCE34C" w:rsidR="002234DE" w:rsidRPr="002234DE" w:rsidRDefault="002234DE"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2234DE">
              <w:rPr>
                <w:rFonts w:eastAsia="Arial" w:cstheme="minorHAnsi"/>
                <w:i/>
                <w:color w:val="000000"/>
                <w:sz w:val="24"/>
                <w:szCs w:val="24"/>
                <w:lang w:val="id" w:eastAsia="en-ID"/>
              </w:rPr>
              <w:t>The insights needed to manage objectives, goals, risks, and issues.</w:t>
            </w:r>
          </w:p>
        </w:tc>
      </w:tr>
      <w:tr w:rsidR="00902491" w:rsidRPr="00F14666" w14:paraId="794E5CF7" w14:textId="77777777" w:rsidTr="00183532">
        <w:trPr>
          <w:trHeight w:val="57"/>
        </w:trPr>
        <w:tc>
          <w:tcPr>
            <w:tcW w:w="2837" w:type="dxa"/>
          </w:tcPr>
          <w:p w14:paraId="24595921"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Keakuratan (</w:t>
            </w:r>
            <w:r w:rsidRPr="00F14666">
              <w:rPr>
                <w:rFonts w:eastAsia="Arial" w:cstheme="minorHAnsi"/>
                <w:b/>
                <w:i/>
                <w:color w:val="000000"/>
                <w:sz w:val="24"/>
                <w:szCs w:val="24"/>
                <w:lang w:val="id" w:eastAsia="en-ID"/>
              </w:rPr>
              <w:t>Integrity</w:t>
            </w:r>
            <w:r w:rsidRPr="00F14666">
              <w:rPr>
                <w:rFonts w:eastAsia="Arial" w:cstheme="minorHAnsi"/>
                <w:b/>
                <w:color w:val="000000"/>
                <w:sz w:val="24"/>
                <w:szCs w:val="24"/>
                <w:lang w:val="id" w:eastAsia="en-ID"/>
              </w:rPr>
              <w:t>)</w:t>
            </w:r>
          </w:p>
        </w:tc>
        <w:tc>
          <w:tcPr>
            <w:tcW w:w="5951" w:type="dxa"/>
          </w:tcPr>
          <w:p w14:paraId="6EA1C52F"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Informasi atau sesuatu yang lengkap dan bebas dari kesalahan.</w:t>
            </w:r>
          </w:p>
          <w:p w14:paraId="12BD0AA7" w14:textId="37746303" w:rsidR="00A55343" w:rsidRPr="00A55343" w:rsidRDefault="00A55343"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A55343">
              <w:rPr>
                <w:rFonts w:eastAsia="Arial" w:cstheme="minorHAnsi"/>
                <w:i/>
                <w:color w:val="000000"/>
                <w:sz w:val="24"/>
                <w:szCs w:val="24"/>
                <w:lang w:val="id" w:eastAsia="en-ID"/>
              </w:rPr>
              <w:t>Information or something that is complete and free of errors.</w:t>
            </w:r>
          </w:p>
        </w:tc>
      </w:tr>
      <w:tr w:rsidR="00902491" w:rsidRPr="00F14666" w14:paraId="3F7B426D" w14:textId="77777777" w:rsidTr="00183532">
        <w:trPr>
          <w:trHeight w:val="57"/>
        </w:trPr>
        <w:tc>
          <w:tcPr>
            <w:tcW w:w="2837" w:type="dxa"/>
          </w:tcPr>
          <w:p w14:paraId="4E5167B1"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Kerahasiaan (</w:t>
            </w:r>
            <w:r w:rsidRPr="00F14666">
              <w:rPr>
                <w:rFonts w:eastAsia="Arial" w:cstheme="minorHAnsi"/>
                <w:b/>
                <w:i/>
                <w:color w:val="000000"/>
                <w:sz w:val="24"/>
                <w:szCs w:val="24"/>
                <w:lang w:val="id" w:eastAsia="en-ID"/>
              </w:rPr>
              <w:t>Confidentiality</w:t>
            </w:r>
            <w:r w:rsidRPr="00F14666">
              <w:rPr>
                <w:rFonts w:eastAsia="Arial" w:cstheme="minorHAnsi"/>
                <w:b/>
                <w:color w:val="000000"/>
                <w:sz w:val="24"/>
                <w:szCs w:val="24"/>
                <w:lang w:val="id" w:eastAsia="en-ID"/>
              </w:rPr>
              <w:t>)</w:t>
            </w:r>
          </w:p>
        </w:tc>
        <w:tc>
          <w:tcPr>
            <w:tcW w:w="5951" w:type="dxa"/>
          </w:tcPr>
          <w:p w14:paraId="6EE07008"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Properti dari informasi yang dapat diakses atau diungkapkan hanya kepada orang, entitas, atau proses yang berwenang.</w:t>
            </w:r>
          </w:p>
          <w:p w14:paraId="2403C3CD" w14:textId="186CFA34" w:rsidR="00A55343" w:rsidRPr="00A55343" w:rsidRDefault="00A55343"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A55343">
              <w:rPr>
                <w:rFonts w:eastAsia="Arial" w:cstheme="minorHAnsi"/>
                <w:i/>
                <w:color w:val="000000"/>
                <w:sz w:val="24"/>
                <w:szCs w:val="24"/>
                <w:lang w:val="id" w:eastAsia="en-ID"/>
              </w:rPr>
              <w:t>The property of information that can only be accessed or disclosed to authorized persons, entities, or processes.</w:t>
            </w:r>
          </w:p>
        </w:tc>
      </w:tr>
      <w:tr w:rsidR="00902491" w:rsidRPr="00F14666" w14:paraId="5B163113" w14:textId="77777777" w:rsidTr="00183532">
        <w:trPr>
          <w:trHeight w:val="57"/>
        </w:trPr>
        <w:tc>
          <w:tcPr>
            <w:tcW w:w="2837" w:type="dxa"/>
          </w:tcPr>
          <w:p w14:paraId="76B016DA"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Ketersediaan (</w:t>
            </w:r>
            <w:r w:rsidRPr="00F14666">
              <w:rPr>
                <w:rFonts w:eastAsia="Arial" w:cstheme="minorHAnsi"/>
                <w:b/>
                <w:i/>
                <w:sz w:val="24"/>
                <w:szCs w:val="24"/>
                <w:lang w:val="id" w:eastAsia="en-ID"/>
              </w:rPr>
              <w:t>Availability</w:t>
            </w:r>
            <w:r w:rsidRPr="00F14666">
              <w:rPr>
                <w:rFonts w:eastAsia="Arial" w:cstheme="minorHAnsi"/>
                <w:b/>
                <w:color w:val="000000"/>
                <w:sz w:val="24"/>
                <w:szCs w:val="24"/>
                <w:lang w:val="id" w:eastAsia="en-ID"/>
              </w:rPr>
              <w:t>)</w:t>
            </w:r>
          </w:p>
        </w:tc>
        <w:tc>
          <w:tcPr>
            <w:tcW w:w="5951" w:type="dxa"/>
          </w:tcPr>
          <w:p w14:paraId="423B091D"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Properti dari sesuatu yang dapat diakses dan hanya dapat digunakan oleh orang, entitas, atau proses yang berwenang ketika diminta.</w:t>
            </w:r>
          </w:p>
          <w:p w14:paraId="5C699F6E" w14:textId="7DD54750" w:rsidR="00A55343" w:rsidRPr="00A55343" w:rsidRDefault="00A55343"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A55343">
              <w:rPr>
                <w:rFonts w:eastAsia="Arial" w:cstheme="minorHAnsi"/>
                <w:i/>
                <w:color w:val="000000"/>
                <w:sz w:val="24"/>
                <w:szCs w:val="24"/>
                <w:lang w:val="id" w:eastAsia="en-ID"/>
              </w:rPr>
              <w:t>The property of something that can be accessed and only used by authorized persons, entities, or processes when requested.</w:t>
            </w:r>
          </w:p>
        </w:tc>
      </w:tr>
      <w:tr w:rsidR="00902491" w:rsidRPr="00F14666" w14:paraId="1A886161" w14:textId="77777777" w:rsidTr="00183532">
        <w:trPr>
          <w:trHeight w:val="57"/>
        </w:trPr>
        <w:tc>
          <w:tcPr>
            <w:tcW w:w="2837" w:type="dxa"/>
          </w:tcPr>
          <w:p w14:paraId="7D65983D" w14:textId="77777777" w:rsidR="00902491" w:rsidRPr="00F14666" w:rsidRDefault="00902491" w:rsidP="00902491">
            <w:pPr>
              <w:widowControl w:val="0"/>
              <w:pBdr>
                <w:top w:val="nil"/>
                <w:left w:val="nil"/>
                <w:bottom w:val="nil"/>
                <w:right w:val="nil"/>
                <w:between w:val="nil"/>
              </w:pBdr>
              <w:spacing w:before="240" w:after="240" w:line="276" w:lineRule="auto"/>
              <w:ind w:left="105" w:right="121"/>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Komunikasi dan  Konsultasi</w:t>
            </w:r>
          </w:p>
        </w:tc>
        <w:tc>
          <w:tcPr>
            <w:tcW w:w="5951" w:type="dxa"/>
          </w:tcPr>
          <w:p w14:paraId="59E25DA7" w14:textId="77777777" w:rsidR="00902491" w:rsidRDefault="00902491" w:rsidP="00902491">
            <w:pPr>
              <w:widowControl w:val="0"/>
              <w:pBdr>
                <w:top w:val="nil"/>
                <w:left w:val="nil"/>
                <w:bottom w:val="nil"/>
                <w:right w:val="nil"/>
                <w:between w:val="nil"/>
              </w:pBdr>
              <w:spacing w:before="240" w:after="240" w:line="276" w:lineRule="auto"/>
              <w:ind w:left="97"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Proses berulang yang dilakukan Perusahaan untuk menyediakan, berbagi atau memperoleh informasi, dan untuk terlibat dalam dialog dengan pemangku kepentingan mengenai pengelolaan risiko.</w:t>
            </w:r>
          </w:p>
          <w:p w14:paraId="3D8E6368" w14:textId="5CC57819" w:rsidR="00322F07" w:rsidRPr="00322F07" w:rsidRDefault="00322F07" w:rsidP="00902491">
            <w:pPr>
              <w:widowControl w:val="0"/>
              <w:pBdr>
                <w:top w:val="nil"/>
                <w:left w:val="nil"/>
                <w:bottom w:val="nil"/>
                <w:right w:val="nil"/>
                <w:between w:val="nil"/>
              </w:pBdr>
              <w:spacing w:before="240" w:after="240" w:line="276" w:lineRule="auto"/>
              <w:ind w:left="97"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recurring process performed by a company to provide, share, or obtain information, and to engage in dialogue with stakeholders about risk management.</w:t>
            </w:r>
          </w:p>
        </w:tc>
      </w:tr>
      <w:tr w:rsidR="00902491" w:rsidRPr="00F14666" w14:paraId="0D328697" w14:textId="77777777" w:rsidTr="00183532">
        <w:trPr>
          <w:trHeight w:val="57"/>
        </w:trPr>
        <w:tc>
          <w:tcPr>
            <w:tcW w:w="2837" w:type="dxa"/>
          </w:tcPr>
          <w:p w14:paraId="7D0C7C7C"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Manajemen Risiko Keamanan Informasi</w:t>
            </w:r>
          </w:p>
        </w:tc>
        <w:tc>
          <w:tcPr>
            <w:tcW w:w="5951" w:type="dxa"/>
          </w:tcPr>
          <w:p w14:paraId="68ADB0F9"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Manajemen proses yang mencakup identifikasi situasi yang dapat menempatkan informasi pada risiko, dan penerapan kontrol untuk mengatasi risiko-risiko tersebut dan melindungi kepentingan bisnis dan pihak-pihak terkait lainnya yang relevan (misalnya, pelanggan, </w:t>
            </w:r>
            <w:r w:rsidRPr="00F14666">
              <w:rPr>
                <w:rFonts w:eastAsia="Arial" w:cstheme="minorHAnsi"/>
                <w:color w:val="000000"/>
                <w:sz w:val="24"/>
                <w:szCs w:val="24"/>
                <w:lang w:val="id" w:eastAsia="en-ID"/>
              </w:rPr>
              <w:lastRenderedPageBreak/>
              <w:t>karyawan, dll.).</w:t>
            </w:r>
          </w:p>
          <w:p w14:paraId="63108E5E" w14:textId="398E4038"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management process that includes identifying situations that could put information at risk, and applying controls to address those risks and protect the business interests and other relevant parties (e.g., customers, employees, etc.).</w:t>
            </w:r>
          </w:p>
        </w:tc>
      </w:tr>
      <w:tr w:rsidR="00902491" w:rsidRPr="00F14666" w14:paraId="76C10329" w14:textId="77777777" w:rsidTr="00183532">
        <w:trPr>
          <w:trHeight w:val="531"/>
        </w:trPr>
        <w:tc>
          <w:tcPr>
            <w:tcW w:w="2837" w:type="dxa"/>
          </w:tcPr>
          <w:p w14:paraId="66620B8C"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Penilaian risiko (</w:t>
            </w:r>
            <w:r w:rsidRPr="00F14666">
              <w:rPr>
                <w:rFonts w:eastAsia="Arial" w:cstheme="minorHAnsi"/>
                <w:b/>
                <w:i/>
                <w:color w:val="000000"/>
                <w:sz w:val="24"/>
                <w:szCs w:val="24"/>
                <w:lang w:val="id" w:eastAsia="en-ID"/>
              </w:rPr>
              <w:t>Risk Assessment</w:t>
            </w:r>
            <w:r w:rsidRPr="00F14666">
              <w:rPr>
                <w:rFonts w:eastAsia="Arial" w:cstheme="minorHAnsi"/>
                <w:b/>
                <w:color w:val="000000"/>
                <w:sz w:val="24"/>
                <w:szCs w:val="24"/>
                <w:lang w:val="id" w:eastAsia="en-ID"/>
              </w:rPr>
              <w:t>)</w:t>
            </w:r>
          </w:p>
        </w:tc>
        <w:tc>
          <w:tcPr>
            <w:tcW w:w="5951" w:type="dxa"/>
          </w:tcPr>
          <w:p w14:paraId="535CFA57" w14:textId="77777777" w:rsidR="00902491" w:rsidRDefault="00902491" w:rsidP="00902491">
            <w:pPr>
              <w:widowControl w:val="0"/>
              <w:pBdr>
                <w:top w:val="nil"/>
                <w:left w:val="nil"/>
                <w:bottom w:val="nil"/>
                <w:right w:val="nil"/>
                <w:between w:val="nil"/>
              </w:pBdr>
              <w:tabs>
                <w:tab w:val="left" w:pos="1038"/>
              </w:tabs>
              <w:spacing w:before="240" w:after="240" w:line="276" w:lineRule="auto"/>
              <w:ind w:left="147"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Suatu proses yang membantu mengidentifikasi, menganalisis, dan mengevaluasi risiko.</w:t>
            </w:r>
          </w:p>
          <w:p w14:paraId="5A61D8A4" w14:textId="09490D27" w:rsidR="00322F07" w:rsidRPr="00322F07" w:rsidRDefault="00322F07" w:rsidP="00902491">
            <w:pPr>
              <w:widowControl w:val="0"/>
              <w:pBdr>
                <w:top w:val="nil"/>
                <w:left w:val="nil"/>
                <w:bottom w:val="nil"/>
                <w:right w:val="nil"/>
                <w:between w:val="nil"/>
              </w:pBdr>
              <w:tabs>
                <w:tab w:val="left" w:pos="1038"/>
              </w:tabs>
              <w:spacing w:before="240" w:after="240" w:line="276" w:lineRule="auto"/>
              <w:ind w:left="147"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process that helps identify, analyze, and evaluate risks.</w:t>
            </w:r>
          </w:p>
        </w:tc>
      </w:tr>
      <w:tr w:rsidR="00902491" w:rsidRPr="00F14666" w14:paraId="13B98F10" w14:textId="77777777" w:rsidTr="00183532">
        <w:trPr>
          <w:trHeight w:val="57"/>
        </w:trPr>
        <w:tc>
          <w:tcPr>
            <w:tcW w:w="2837" w:type="dxa"/>
          </w:tcPr>
          <w:p w14:paraId="65A33833"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 xml:space="preserve">Proses </w:t>
            </w:r>
          </w:p>
        </w:tc>
        <w:tc>
          <w:tcPr>
            <w:tcW w:w="5951" w:type="dxa"/>
          </w:tcPr>
          <w:p w14:paraId="053DA2C8"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Sekelompok kegiatan berulang dan saling terkait dilakukan untuk mengubah </w:t>
            </w:r>
            <w:r w:rsidRPr="00F14666">
              <w:rPr>
                <w:rFonts w:eastAsia="Arial" w:cstheme="minorHAnsi"/>
                <w:sz w:val="24"/>
                <w:szCs w:val="24"/>
                <w:lang w:val="id" w:eastAsia="en-ID"/>
              </w:rPr>
              <w:t>rangkaian</w:t>
            </w:r>
            <w:r w:rsidRPr="00F14666">
              <w:rPr>
                <w:rFonts w:eastAsia="Arial" w:cstheme="minorHAnsi"/>
                <w:color w:val="000000"/>
                <w:sz w:val="24"/>
                <w:szCs w:val="24"/>
                <w:lang w:val="id" w:eastAsia="en-ID"/>
              </w:rPr>
              <w:t xml:space="preserve"> input menjadi output yang ditentukan.</w:t>
            </w:r>
          </w:p>
          <w:p w14:paraId="41AFE38E" w14:textId="26A71992"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group of interrelated and recurring activities performed to transform a set of inputs into a specified output.</w:t>
            </w:r>
          </w:p>
        </w:tc>
      </w:tr>
      <w:tr w:rsidR="00902491" w:rsidRPr="00F14666" w14:paraId="59763462" w14:textId="77777777" w:rsidTr="00183532">
        <w:trPr>
          <w:trHeight w:val="57"/>
        </w:trPr>
        <w:tc>
          <w:tcPr>
            <w:tcW w:w="2837" w:type="dxa"/>
          </w:tcPr>
          <w:p w14:paraId="50B20F6F"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Pendekatan Proses</w:t>
            </w:r>
          </w:p>
        </w:tc>
        <w:tc>
          <w:tcPr>
            <w:tcW w:w="5951" w:type="dxa"/>
          </w:tcPr>
          <w:p w14:paraId="031938EF"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Manajemen sekelompok proses bersama sebagai suatu sistem, di mana keterkaitan antara proses diidentifikasi dan output dari proses sebelumnya diperlakukan sebagai input dari yang berikut. Pendekatan ini membantu memastikan hasil dari setiap proses individu akan menambah nilai bisnis dan berkontribusi untuk mencapai hasil akhir yang diinginkan.</w:t>
            </w:r>
          </w:p>
          <w:p w14:paraId="5A06FF1F" w14:textId="7B670D4C"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lastRenderedPageBreak/>
              <w:t>Managing a group of processes together as a system, where the interrelationships between processes are identified and the output from one process is treated as input to the next. This approach helps ensure that the results of each individual process add value to the business and contribute to achieving the desired end results.</w:t>
            </w:r>
          </w:p>
        </w:tc>
      </w:tr>
      <w:tr w:rsidR="00902491" w:rsidRPr="00F14666" w14:paraId="584AA795" w14:textId="77777777" w:rsidTr="00183532">
        <w:trPr>
          <w:trHeight w:val="57"/>
        </w:trPr>
        <w:tc>
          <w:tcPr>
            <w:tcW w:w="2837" w:type="dxa"/>
          </w:tcPr>
          <w:p w14:paraId="26C47190"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 xml:space="preserve">Pemantauan </w:t>
            </w:r>
          </w:p>
        </w:tc>
        <w:tc>
          <w:tcPr>
            <w:tcW w:w="5951" w:type="dxa"/>
          </w:tcPr>
          <w:p w14:paraId="1D171CD2"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Menentukan status s</w:t>
            </w:r>
            <w:r w:rsidRPr="00F14666">
              <w:rPr>
                <w:rFonts w:eastAsia="Arial" w:cstheme="minorHAnsi"/>
                <w:sz w:val="24"/>
                <w:szCs w:val="24"/>
                <w:lang w:val="id" w:eastAsia="en-ID"/>
              </w:rPr>
              <w:t>i</w:t>
            </w:r>
            <w:r w:rsidRPr="00F14666">
              <w:rPr>
                <w:rFonts w:eastAsia="Arial" w:cstheme="minorHAnsi"/>
                <w:color w:val="000000"/>
                <w:sz w:val="24"/>
                <w:szCs w:val="24"/>
                <w:lang w:val="id" w:eastAsia="en-ID"/>
              </w:rPr>
              <w:t>stem, proses, atau aktivitas.</w:t>
            </w:r>
          </w:p>
          <w:p w14:paraId="5945729C" w14:textId="30507080"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Determining the status of a system, process, or activity.</w:t>
            </w:r>
          </w:p>
        </w:tc>
      </w:tr>
      <w:tr w:rsidR="00902491" w:rsidRPr="00F14666" w14:paraId="235AA279" w14:textId="77777777" w:rsidTr="00183532">
        <w:trPr>
          <w:trHeight w:val="57"/>
        </w:trPr>
        <w:tc>
          <w:tcPr>
            <w:tcW w:w="2837" w:type="dxa"/>
          </w:tcPr>
          <w:p w14:paraId="430BE1F6"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i/>
                <w:color w:val="000000"/>
                <w:sz w:val="24"/>
                <w:szCs w:val="24"/>
                <w:lang w:val="id" w:eastAsia="en-ID"/>
              </w:rPr>
            </w:pPr>
            <w:r w:rsidRPr="00F14666">
              <w:rPr>
                <w:rFonts w:eastAsia="Arial" w:cstheme="minorHAnsi"/>
                <w:b/>
                <w:i/>
                <w:color w:val="000000"/>
                <w:sz w:val="24"/>
                <w:szCs w:val="24"/>
                <w:lang w:val="id" w:eastAsia="en-ID"/>
              </w:rPr>
              <w:t>Risk Manager</w:t>
            </w:r>
          </w:p>
        </w:tc>
        <w:tc>
          <w:tcPr>
            <w:tcW w:w="5951" w:type="dxa"/>
          </w:tcPr>
          <w:p w14:paraId="5CF1363A"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sz w:val="24"/>
                <w:szCs w:val="24"/>
                <w:lang w:val="id" w:eastAsia="en-ID"/>
              </w:rPr>
            </w:pPr>
            <w:r w:rsidRPr="00F14666">
              <w:rPr>
                <w:rFonts w:eastAsia="Arial" w:cstheme="minorHAnsi"/>
                <w:color w:val="000000"/>
                <w:sz w:val="24"/>
                <w:szCs w:val="24"/>
                <w:lang w:val="id" w:eastAsia="en-ID"/>
              </w:rPr>
              <w:t xml:space="preserve">Pihak yang bertanggung jawab terkait pengelolaan risiko keamanan </w:t>
            </w:r>
            <w:r w:rsidRPr="00F14666">
              <w:rPr>
                <w:rFonts w:eastAsia="Arial" w:cstheme="minorHAnsi"/>
                <w:sz w:val="24"/>
                <w:szCs w:val="24"/>
                <w:lang w:val="id" w:eastAsia="en-ID"/>
              </w:rPr>
              <w:t>informasi.</w:t>
            </w:r>
          </w:p>
          <w:p w14:paraId="39E8643F" w14:textId="3FD23743"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The party responsible for information security risk management.</w:t>
            </w:r>
          </w:p>
        </w:tc>
      </w:tr>
      <w:tr w:rsidR="00902491" w:rsidRPr="00F14666" w14:paraId="03294F60" w14:textId="77777777" w:rsidTr="00183532">
        <w:trPr>
          <w:trHeight w:val="57"/>
        </w:trPr>
        <w:tc>
          <w:tcPr>
            <w:tcW w:w="2837" w:type="dxa"/>
          </w:tcPr>
          <w:p w14:paraId="6717D0C6"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 xml:space="preserve">Risiko </w:t>
            </w:r>
          </w:p>
        </w:tc>
        <w:tc>
          <w:tcPr>
            <w:tcW w:w="5951" w:type="dxa"/>
          </w:tcPr>
          <w:p w14:paraId="37C14E74"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Efek ketidakpastian pada hasil yang diinginkan.</w:t>
            </w:r>
          </w:p>
          <w:p w14:paraId="17B12D73" w14:textId="19223328"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The effect of uncertainty on desired outcomes.</w:t>
            </w:r>
          </w:p>
        </w:tc>
      </w:tr>
      <w:tr w:rsidR="00902491" w:rsidRPr="00F14666" w14:paraId="79534722" w14:textId="77777777" w:rsidTr="00183532">
        <w:trPr>
          <w:trHeight w:val="57"/>
        </w:trPr>
        <w:tc>
          <w:tcPr>
            <w:tcW w:w="2837" w:type="dxa"/>
          </w:tcPr>
          <w:p w14:paraId="62D6CAFF" w14:textId="77777777" w:rsidR="00902491" w:rsidRPr="00F14666" w:rsidRDefault="00902491" w:rsidP="00902491">
            <w:pPr>
              <w:widowControl w:val="0"/>
              <w:pBdr>
                <w:top w:val="nil"/>
                <w:left w:val="nil"/>
                <w:bottom w:val="nil"/>
                <w:right w:val="nil"/>
                <w:between w:val="nil"/>
              </w:pBdr>
              <w:spacing w:before="240" w:after="240" w:line="276" w:lineRule="auto"/>
              <w:ind w:left="105" w:right="121"/>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Rencana penanganan Risiko (</w:t>
            </w:r>
            <w:r w:rsidRPr="00F14666">
              <w:rPr>
                <w:rFonts w:eastAsia="Arial" w:cstheme="minorHAnsi"/>
                <w:b/>
                <w:i/>
                <w:color w:val="000000"/>
                <w:sz w:val="24"/>
                <w:szCs w:val="24"/>
                <w:lang w:val="id" w:eastAsia="en-ID"/>
              </w:rPr>
              <w:t>Risk Treatment Plan</w:t>
            </w:r>
            <w:r w:rsidRPr="00F14666">
              <w:rPr>
                <w:rFonts w:eastAsia="Arial" w:cstheme="minorHAnsi"/>
                <w:b/>
                <w:color w:val="000000"/>
                <w:sz w:val="24"/>
                <w:szCs w:val="24"/>
                <w:lang w:val="id" w:eastAsia="en-ID"/>
              </w:rPr>
              <w:t>)</w:t>
            </w:r>
          </w:p>
        </w:tc>
        <w:tc>
          <w:tcPr>
            <w:tcW w:w="5951" w:type="dxa"/>
          </w:tcPr>
          <w:p w14:paraId="3BFB576A" w14:textId="77777777" w:rsidR="00902491" w:rsidRDefault="00902491" w:rsidP="00902491">
            <w:pPr>
              <w:widowControl w:val="0"/>
              <w:pBdr>
                <w:top w:val="nil"/>
                <w:left w:val="nil"/>
                <w:bottom w:val="nil"/>
                <w:right w:val="nil"/>
                <w:between w:val="nil"/>
              </w:pBdr>
              <w:tabs>
                <w:tab w:val="left" w:pos="1088"/>
              </w:tabs>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Serangkaian prosedur, metodologi, dan teknologi yang diterapkan untuk memodifikasi risiko. Rencana yang dipilih oleh Manajemen dan Risk Manager untuk mengurangi dampak dan kemungkinan terjadinya risiko sebagai upaya untuk menerapkan pengendalian secara berkelanjutan.</w:t>
            </w:r>
          </w:p>
          <w:p w14:paraId="65369086" w14:textId="04344FA4" w:rsidR="00322F07" w:rsidRPr="00322F07" w:rsidRDefault="00322F07" w:rsidP="00902491">
            <w:pPr>
              <w:widowControl w:val="0"/>
              <w:pBdr>
                <w:top w:val="nil"/>
                <w:left w:val="nil"/>
                <w:bottom w:val="nil"/>
                <w:right w:val="nil"/>
                <w:between w:val="nil"/>
              </w:pBdr>
              <w:tabs>
                <w:tab w:val="left" w:pos="1088"/>
              </w:tabs>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lastRenderedPageBreak/>
              <w:t>A series of procedures, methodologies, and technologies applied to modify risk. The plan chosen by management and risk managers to reduce the impact and likelihood of risks as an effort to apply sustainable controls.</w:t>
            </w:r>
          </w:p>
        </w:tc>
      </w:tr>
      <w:tr w:rsidR="00902491" w:rsidRPr="00F14666" w14:paraId="7C8F4362" w14:textId="77777777" w:rsidTr="00183532">
        <w:trPr>
          <w:trHeight w:val="57"/>
        </w:trPr>
        <w:tc>
          <w:tcPr>
            <w:tcW w:w="2837" w:type="dxa"/>
          </w:tcPr>
          <w:p w14:paraId="0ADCD71F"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i/>
                <w:color w:val="000000"/>
                <w:sz w:val="24"/>
                <w:szCs w:val="24"/>
                <w:lang w:val="id" w:eastAsia="en-ID"/>
              </w:rPr>
            </w:pPr>
            <w:r w:rsidRPr="00F14666">
              <w:rPr>
                <w:rFonts w:eastAsia="Arial" w:cstheme="minorHAnsi"/>
                <w:b/>
                <w:color w:val="000000"/>
                <w:sz w:val="24"/>
                <w:szCs w:val="24"/>
                <w:lang w:val="id" w:eastAsia="en-ID"/>
              </w:rPr>
              <w:lastRenderedPageBreak/>
              <w:t xml:space="preserve">Risiko </w:t>
            </w:r>
            <w:r w:rsidRPr="00F14666">
              <w:rPr>
                <w:rFonts w:eastAsia="Arial" w:cstheme="minorHAnsi"/>
                <w:b/>
                <w:i/>
                <w:color w:val="000000"/>
                <w:sz w:val="24"/>
                <w:szCs w:val="24"/>
                <w:lang w:val="id" w:eastAsia="en-ID"/>
              </w:rPr>
              <w:t>Inherent</w:t>
            </w:r>
          </w:p>
        </w:tc>
        <w:tc>
          <w:tcPr>
            <w:tcW w:w="5951" w:type="dxa"/>
          </w:tcPr>
          <w:p w14:paraId="7EAC345A"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Nilai risiko sebelum adanya pengendalian yang diterapkan.</w:t>
            </w:r>
          </w:p>
          <w:p w14:paraId="553565CD" w14:textId="4F9AB73A"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The value of risk before any applied controls.</w:t>
            </w:r>
          </w:p>
        </w:tc>
      </w:tr>
      <w:tr w:rsidR="00902491" w:rsidRPr="00F14666" w14:paraId="6FCF3C3C" w14:textId="77777777" w:rsidTr="00183532">
        <w:trPr>
          <w:trHeight w:val="57"/>
        </w:trPr>
        <w:tc>
          <w:tcPr>
            <w:tcW w:w="2837" w:type="dxa"/>
          </w:tcPr>
          <w:p w14:paraId="1F19059B"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Residual</w:t>
            </w:r>
          </w:p>
        </w:tc>
        <w:tc>
          <w:tcPr>
            <w:tcW w:w="5951" w:type="dxa"/>
          </w:tcPr>
          <w:p w14:paraId="19A2E274"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Nilai risiko setelah perawatan risiko, pengendalian diterapkan.</w:t>
            </w:r>
          </w:p>
          <w:p w14:paraId="1DF8E0A8" w14:textId="135682DF"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The value of risk after risk mitigation, controls are applied.</w:t>
            </w:r>
          </w:p>
        </w:tc>
      </w:tr>
      <w:tr w:rsidR="00DE2377" w:rsidRPr="00F14666" w14:paraId="1F681D33" w14:textId="77777777" w:rsidTr="00183532">
        <w:trPr>
          <w:trHeight w:val="57"/>
        </w:trPr>
        <w:tc>
          <w:tcPr>
            <w:tcW w:w="2837" w:type="dxa"/>
          </w:tcPr>
          <w:p w14:paraId="338F42BF" w14:textId="1EBA90E0" w:rsidR="00DE2377" w:rsidRPr="00F14666" w:rsidRDefault="00051AA0"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Strategis</w:t>
            </w:r>
          </w:p>
        </w:tc>
        <w:tc>
          <w:tcPr>
            <w:tcW w:w="5951" w:type="dxa"/>
          </w:tcPr>
          <w:p w14:paraId="3ADFBB2D" w14:textId="77777777" w:rsidR="00DE2377" w:rsidRDefault="00F14666" w:rsidP="00F14666">
            <w:pPr>
              <w:widowControl w:val="0"/>
              <w:pBdr>
                <w:top w:val="nil"/>
                <w:left w:val="nil"/>
                <w:bottom w:val="nil"/>
                <w:right w:val="nil"/>
                <w:between w:val="nil"/>
              </w:pBdr>
              <w:tabs>
                <w:tab w:val="left" w:pos="3402"/>
              </w:tabs>
              <w:spacing w:before="120" w:after="0" w:line="360" w:lineRule="auto"/>
              <w:ind w:left="174" w:right="95"/>
              <w:rPr>
                <w:rFonts w:eastAsia="Arial" w:cstheme="minorHAnsi"/>
                <w:sz w:val="24"/>
                <w:szCs w:val="24"/>
                <w:lang w:val="en-US"/>
              </w:rPr>
            </w:pPr>
            <w:r w:rsidRPr="00F14666">
              <w:rPr>
                <w:rFonts w:eastAsia="Arial" w:cstheme="minorHAnsi"/>
                <w:sz w:val="24"/>
                <w:szCs w:val="24"/>
              </w:rPr>
              <w:t>Merupakan risiko akibat ketidaktepatan dalam pengambilan dan/atau pelaksanaan suatu keputusan strategis serta</w:t>
            </w:r>
            <w:r w:rsidRPr="00F14666">
              <w:rPr>
                <w:rFonts w:eastAsia="Arial" w:cstheme="minorHAnsi"/>
                <w:sz w:val="24"/>
                <w:szCs w:val="24"/>
                <w:lang w:val="en-US"/>
              </w:rPr>
              <w:t xml:space="preserve"> </w:t>
            </w:r>
            <w:r w:rsidRPr="00F14666">
              <w:rPr>
                <w:rFonts w:eastAsia="Arial" w:cstheme="minorHAnsi"/>
                <w:sz w:val="24"/>
                <w:szCs w:val="24"/>
              </w:rPr>
              <w:t>kegagalan dalam mengantisipasi perubahan perkembangan bisnis</w:t>
            </w:r>
            <w:r w:rsidRPr="00F14666">
              <w:rPr>
                <w:rFonts w:eastAsia="Arial" w:cstheme="minorHAnsi"/>
                <w:sz w:val="24"/>
                <w:szCs w:val="24"/>
                <w:lang w:val="en-US"/>
              </w:rPr>
              <w:t>.</w:t>
            </w:r>
          </w:p>
          <w:p w14:paraId="1A007A7F" w14:textId="6A8E8E37" w:rsidR="00322F07" w:rsidRPr="00322F07" w:rsidRDefault="00322F07" w:rsidP="00F14666">
            <w:pPr>
              <w:widowControl w:val="0"/>
              <w:pBdr>
                <w:top w:val="nil"/>
                <w:left w:val="nil"/>
                <w:bottom w:val="nil"/>
                <w:right w:val="nil"/>
                <w:between w:val="nil"/>
              </w:pBdr>
              <w:tabs>
                <w:tab w:val="left" w:pos="3402"/>
              </w:tabs>
              <w:spacing w:before="120" w:after="0" w:line="360" w:lineRule="auto"/>
              <w:ind w:left="174" w:right="95"/>
              <w:rPr>
                <w:rFonts w:eastAsia="Arial" w:cstheme="minorHAnsi"/>
                <w:i/>
                <w:sz w:val="24"/>
                <w:szCs w:val="24"/>
                <w:lang w:val="en-US"/>
              </w:rPr>
            </w:pPr>
            <w:r w:rsidRPr="00322F07">
              <w:rPr>
                <w:rFonts w:eastAsia="Arial" w:cstheme="minorHAnsi"/>
                <w:i/>
                <w:sz w:val="24"/>
                <w:szCs w:val="24"/>
                <w:lang w:val="en-US"/>
              </w:rPr>
              <w:t>A risk resulting from inaccuracies in making and/or implementing strategic decisions and failure to anticipate changes in business developments.</w:t>
            </w:r>
          </w:p>
        </w:tc>
      </w:tr>
      <w:tr w:rsidR="00DE2377" w:rsidRPr="00F14666" w14:paraId="39C2A1C9" w14:textId="77777777" w:rsidTr="00183532">
        <w:trPr>
          <w:trHeight w:val="57"/>
        </w:trPr>
        <w:tc>
          <w:tcPr>
            <w:tcW w:w="2837" w:type="dxa"/>
          </w:tcPr>
          <w:p w14:paraId="004051EC" w14:textId="7EC7B4FB"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Operasional</w:t>
            </w:r>
          </w:p>
        </w:tc>
        <w:tc>
          <w:tcPr>
            <w:tcW w:w="5951" w:type="dxa"/>
          </w:tcPr>
          <w:p w14:paraId="1A36235D" w14:textId="77777777" w:rsidR="00DE2377" w:rsidRDefault="00F14666" w:rsidP="00F14666">
            <w:pPr>
              <w:pStyle w:val="ListParagraph"/>
              <w:pBdr>
                <w:top w:val="nil"/>
                <w:left w:val="nil"/>
                <w:bottom w:val="nil"/>
                <w:right w:val="nil"/>
                <w:between w:val="nil"/>
              </w:pBdr>
              <w:spacing w:before="158" w:line="360" w:lineRule="auto"/>
              <w:ind w:left="174" w:right="95"/>
              <w:rPr>
                <w:rFonts w:eastAsia="Arial" w:cstheme="minorHAnsi"/>
                <w:color w:val="000000"/>
                <w:sz w:val="24"/>
                <w:szCs w:val="24"/>
              </w:rPr>
            </w:pPr>
            <w:r w:rsidRPr="00F14666">
              <w:rPr>
                <w:rFonts w:eastAsia="Arial" w:cstheme="minorHAnsi"/>
                <w:color w:val="000000"/>
                <w:sz w:val="24"/>
                <w:szCs w:val="24"/>
              </w:rPr>
              <w:t xml:space="preserve">Merupakan risiko akibat ketidakcukupan dan/atau tidak berfungsinya proses internal, kesalahan manusia, </w:t>
            </w:r>
            <w:r w:rsidRPr="00F14666">
              <w:rPr>
                <w:rFonts w:eastAsia="Arial" w:cstheme="minorHAnsi"/>
                <w:color w:val="000000"/>
                <w:sz w:val="24"/>
                <w:szCs w:val="24"/>
              </w:rPr>
              <w:lastRenderedPageBreak/>
              <w:t>kegagalan sistem, dan/atau kejadian eksternal yang mempengaruhi operasional Perusahaan.</w:t>
            </w:r>
          </w:p>
          <w:p w14:paraId="3E93737F" w14:textId="3A17F7BB" w:rsidR="00322F07" w:rsidRPr="00322F07" w:rsidRDefault="00322F07" w:rsidP="00F14666">
            <w:pPr>
              <w:pStyle w:val="ListParagraph"/>
              <w:pBdr>
                <w:top w:val="nil"/>
                <w:left w:val="nil"/>
                <w:bottom w:val="nil"/>
                <w:right w:val="nil"/>
                <w:between w:val="nil"/>
              </w:pBdr>
              <w:spacing w:before="158" w:line="360" w:lineRule="auto"/>
              <w:ind w:left="174" w:right="95"/>
              <w:rPr>
                <w:rFonts w:eastAsia="Arial" w:cstheme="minorHAnsi"/>
                <w:i/>
                <w:color w:val="000000"/>
                <w:sz w:val="24"/>
                <w:szCs w:val="24"/>
                <w:highlight w:val="yellow"/>
              </w:rPr>
            </w:pPr>
            <w:r w:rsidRPr="00322F07">
              <w:rPr>
                <w:rFonts w:eastAsia="Arial" w:cstheme="minorHAnsi"/>
                <w:i/>
                <w:color w:val="000000"/>
                <w:sz w:val="24"/>
                <w:szCs w:val="24"/>
              </w:rPr>
              <w:t>This is a risk due to insufficient and/or dysfunctional internal processes, human error, system failure, and/or external events that affect the operations of the company.</w:t>
            </w:r>
          </w:p>
        </w:tc>
      </w:tr>
      <w:tr w:rsidR="00DE2377" w:rsidRPr="00F14666" w14:paraId="5F24ED2A" w14:textId="77777777" w:rsidTr="00183532">
        <w:trPr>
          <w:trHeight w:val="57"/>
        </w:trPr>
        <w:tc>
          <w:tcPr>
            <w:tcW w:w="2837" w:type="dxa"/>
          </w:tcPr>
          <w:p w14:paraId="013D301B" w14:textId="36C9D008"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Risiko Kredit</w:t>
            </w:r>
          </w:p>
        </w:tc>
        <w:tc>
          <w:tcPr>
            <w:tcW w:w="5951" w:type="dxa"/>
          </w:tcPr>
          <w:p w14:paraId="712A0132" w14:textId="77777777" w:rsidR="00DE2377" w:rsidRDefault="00F14666" w:rsidP="00F14666">
            <w:pPr>
              <w:pStyle w:val="ListParagraph"/>
              <w:widowControl w:val="0"/>
              <w:pBdr>
                <w:top w:val="nil"/>
                <w:left w:val="nil"/>
                <w:bottom w:val="nil"/>
                <w:right w:val="nil"/>
                <w:between w:val="nil"/>
              </w:pBdr>
              <w:spacing w:before="120" w:after="0" w:line="360" w:lineRule="auto"/>
              <w:ind w:left="174" w:right="95"/>
              <w:rPr>
                <w:rFonts w:eastAsia="Arial" w:cstheme="minorHAnsi"/>
                <w:iCs/>
                <w:color w:val="000000"/>
                <w:sz w:val="24"/>
                <w:szCs w:val="24"/>
              </w:rPr>
            </w:pPr>
            <w:r w:rsidRPr="00F14666">
              <w:rPr>
                <w:rFonts w:eastAsia="Arial" w:cstheme="minorHAnsi"/>
                <w:iCs/>
                <w:color w:val="000000"/>
                <w:sz w:val="24"/>
                <w:szCs w:val="24"/>
              </w:rPr>
              <w:t xml:space="preserve">Merupakan risiko akibat kegagalan pihak lain untuk memenuhi kewajiban kepada </w:t>
            </w:r>
            <w:r w:rsidR="00672C32">
              <w:rPr>
                <w:rFonts w:eastAsia="Arial" w:cstheme="minorHAnsi"/>
                <w:iCs/>
                <w:color w:val="000000"/>
                <w:sz w:val="24"/>
                <w:szCs w:val="24"/>
                <w:lang w:val="en-GB"/>
              </w:rPr>
              <w:t>p</w:t>
            </w:r>
            <w:r w:rsidR="00672C32">
              <w:rPr>
                <w:rFonts w:eastAsia="Arial" w:cstheme="minorHAnsi"/>
                <w:iCs/>
                <w:color w:val="000000"/>
                <w:sz w:val="24"/>
                <w:szCs w:val="24"/>
              </w:rPr>
              <w:t>erusahaan</w:t>
            </w:r>
            <w:r w:rsidRPr="00F14666">
              <w:rPr>
                <w:rFonts w:eastAsia="Arial" w:cstheme="minorHAnsi"/>
                <w:iCs/>
                <w:color w:val="000000"/>
                <w:sz w:val="24"/>
                <w:szCs w:val="24"/>
              </w:rPr>
              <w:t>.</w:t>
            </w:r>
          </w:p>
          <w:p w14:paraId="236B1C2F" w14:textId="4E5098BA" w:rsidR="00322F07" w:rsidRPr="00322F07" w:rsidRDefault="00322F07" w:rsidP="00F14666">
            <w:pPr>
              <w:pStyle w:val="ListParagraph"/>
              <w:widowControl w:val="0"/>
              <w:pBdr>
                <w:top w:val="nil"/>
                <w:left w:val="nil"/>
                <w:bottom w:val="nil"/>
                <w:right w:val="nil"/>
                <w:between w:val="nil"/>
              </w:pBdr>
              <w:spacing w:before="120" w:after="0" w:line="360" w:lineRule="auto"/>
              <w:ind w:left="174" w:right="95"/>
              <w:rPr>
                <w:rFonts w:eastAsia="Arial" w:cstheme="minorHAnsi"/>
                <w:i/>
                <w:iCs/>
                <w:color w:val="000000"/>
                <w:sz w:val="24"/>
                <w:szCs w:val="24"/>
              </w:rPr>
            </w:pPr>
            <w:r w:rsidRPr="00322F07">
              <w:rPr>
                <w:rFonts w:eastAsia="Arial" w:cstheme="minorHAnsi"/>
                <w:i/>
                <w:iCs/>
                <w:color w:val="000000"/>
                <w:sz w:val="24"/>
                <w:szCs w:val="24"/>
              </w:rPr>
              <w:t>A risk resulting from others' failure to fulfill obligations to the company.</w:t>
            </w:r>
          </w:p>
        </w:tc>
      </w:tr>
      <w:tr w:rsidR="00DE2377" w:rsidRPr="00F14666" w14:paraId="0CBDF377" w14:textId="77777777" w:rsidTr="00183532">
        <w:trPr>
          <w:trHeight w:val="57"/>
        </w:trPr>
        <w:tc>
          <w:tcPr>
            <w:tcW w:w="2837" w:type="dxa"/>
          </w:tcPr>
          <w:p w14:paraId="4EAE086E" w14:textId="6C890EF5"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Pasar</w:t>
            </w:r>
          </w:p>
        </w:tc>
        <w:tc>
          <w:tcPr>
            <w:tcW w:w="5951" w:type="dxa"/>
          </w:tcPr>
          <w:p w14:paraId="2534F36A" w14:textId="77777777" w:rsidR="00DE2377" w:rsidRDefault="00F14666" w:rsidP="00F14666">
            <w:pPr>
              <w:widowControl w:val="0"/>
              <w:pBdr>
                <w:top w:val="nil"/>
                <w:left w:val="nil"/>
                <w:bottom w:val="nil"/>
                <w:right w:val="nil"/>
                <w:between w:val="nil"/>
              </w:pBdr>
              <w:spacing w:before="120" w:after="0" w:line="360" w:lineRule="auto"/>
              <w:ind w:left="174" w:right="95"/>
              <w:rPr>
                <w:rFonts w:eastAsia="Arial" w:cstheme="minorHAnsi"/>
                <w:sz w:val="24"/>
                <w:szCs w:val="24"/>
                <w:lang w:val="en-GB"/>
              </w:rPr>
            </w:pPr>
            <w:r w:rsidRPr="00F14666">
              <w:rPr>
                <w:rFonts w:eastAsia="Arial" w:cstheme="minorHAnsi"/>
                <w:sz w:val="24"/>
                <w:szCs w:val="24"/>
                <w:lang w:val="en-US"/>
              </w:rPr>
              <w:t>Merupakan</w:t>
            </w:r>
            <w:r w:rsidRPr="00F14666">
              <w:rPr>
                <w:rFonts w:eastAsia="Arial" w:cstheme="minorHAnsi"/>
                <w:sz w:val="24"/>
                <w:szCs w:val="24"/>
              </w:rPr>
              <w:t xml:space="preserve"> risiko pada posisi aset, kewajiban, ekuitas, dan/atau rekening administratif termasuk transaksi derivatif karena perubahan kondisi pasar secara keseluruhan</w:t>
            </w:r>
            <w:r w:rsidRPr="00F14666">
              <w:rPr>
                <w:rFonts w:eastAsia="Arial" w:cstheme="minorHAnsi"/>
                <w:sz w:val="24"/>
                <w:szCs w:val="24"/>
                <w:lang w:val="en-GB"/>
              </w:rPr>
              <w:t>.</w:t>
            </w:r>
          </w:p>
          <w:p w14:paraId="05865029" w14:textId="6B39A2D5" w:rsidR="00322F07" w:rsidRPr="00322F07" w:rsidRDefault="00322F07" w:rsidP="00F14666">
            <w:pPr>
              <w:widowControl w:val="0"/>
              <w:pBdr>
                <w:top w:val="nil"/>
                <w:left w:val="nil"/>
                <w:bottom w:val="nil"/>
                <w:right w:val="nil"/>
                <w:between w:val="nil"/>
              </w:pBdr>
              <w:spacing w:before="120" w:after="0" w:line="360" w:lineRule="auto"/>
              <w:ind w:left="174" w:right="95"/>
              <w:rPr>
                <w:rFonts w:eastAsia="Arial" w:cstheme="minorHAnsi"/>
                <w:i/>
                <w:sz w:val="24"/>
                <w:szCs w:val="24"/>
                <w:lang w:val="en-GB"/>
              </w:rPr>
            </w:pPr>
            <w:r w:rsidRPr="00322F07">
              <w:rPr>
                <w:rFonts w:eastAsia="Arial" w:cstheme="minorHAnsi"/>
                <w:i/>
                <w:sz w:val="24"/>
                <w:szCs w:val="24"/>
                <w:lang w:val="en-GB"/>
              </w:rPr>
              <w:t>A risk to asset position, liability, equity, and/or administrative accounts, including derivative transactions due to changes in overall market conditions.</w:t>
            </w:r>
          </w:p>
        </w:tc>
      </w:tr>
      <w:tr w:rsidR="00DE2377" w:rsidRPr="00F14666" w14:paraId="78C8F0FF" w14:textId="77777777" w:rsidTr="00183532">
        <w:trPr>
          <w:trHeight w:val="57"/>
        </w:trPr>
        <w:tc>
          <w:tcPr>
            <w:tcW w:w="2837" w:type="dxa"/>
          </w:tcPr>
          <w:p w14:paraId="55D85B8A" w14:textId="51A51F7B"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Likuiditas</w:t>
            </w:r>
          </w:p>
        </w:tc>
        <w:tc>
          <w:tcPr>
            <w:tcW w:w="5951" w:type="dxa"/>
          </w:tcPr>
          <w:p w14:paraId="6992B067" w14:textId="77777777" w:rsidR="00DE2377" w:rsidRDefault="00F14666"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Merupakan risiko akibat ketidakmampuan Perusahaan untuk memenuhi kewajiban yang jatuh tempo dari sumber pendanaan arus kas dan/atau dari aset likuid yang dapat dengan mudah dikonversi menjadi uang tunai, tanpa mengganggu aktivitas dan kondisi </w:t>
            </w:r>
            <w:r w:rsidRPr="00F14666">
              <w:rPr>
                <w:rFonts w:eastAsia="Arial" w:cstheme="minorHAnsi"/>
                <w:color w:val="000000"/>
                <w:sz w:val="24"/>
                <w:szCs w:val="24"/>
                <w:lang w:val="id" w:eastAsia="en-ID"/>
              </w:rPr>
              <w:lastRenderedPageBreak/>
              <w:t>keuangan Perusahaan.</w:t>
            </w:r>
          </w:p>
          <w:p w14:paraId="683C9FBC" w14:textId="7FC52841"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risk resulting from the company's inability to meet the maturity of funding sources of cash flow and/or from liquid assets that can be easily converted into cash without disrupting the company's activities and financial condition.</w:t>
            </w:r>
          </w:p>
        </w:tc>
      </w:tr>
      <w:tr w:rsidR="00DE2377" w:rsidRPr="00F14666" w14:paraId="1723A5EE" w14:textId="77777777" w:rsidTr="00183532">
        <w:trPr>
          <w:trHeight w:val="57"/>
        </w:trPr>
        <w:tc>
          <w:tcPr>
            <w:tcW w:w="2837" w:type="dxa"/>
          </w:tcPr>
          <w:p w14:paraId="0F68D831" w14:textId="66DD63B5"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 xml:space="preserve">Risiko </w:t>
            </w:r>
            <w:r w:rsidR="00B06710">
              <w:rPr>
                <w:rFonts w:eastAsia="Arial" w:cstheme="minorHAnsi"/>
                <w:b/>
                <w:color w:val="000000"/>
                <w:sz w:val="24"/>
                <w:szCs w:val="24"/>
                <w:lang w:val="en-US" w:eastAsia="en-ID"/>
              </w:rPr>
              <w:t>H</w:t>
            </w:r>
            <w:r w:rsidRPr="00F14666">
              <w:rPr>
                <w:rFonts w:eastAsia="Arial" w:cstheme="minorHAnsi"/>
                <w:b/>
                <w:color w:val="000000"/>
                <w:sz w:val="24"/>
                <w:szCs w:val="24"/>
                <w:lang w:val="id" w:eastAsia="en-ID"/>
              </w:rPr>
              <w:t>ukum</w:t>
            </w:r>
          </w:p>
        </w:tc>
        <w:tc>
          <w:tcPr>
            <w:tcW w:w="5951" w:type="dxa"/>
          </w:tcPr>
          <w:p w14:paraId="2B1A968D" w14:textId="77777777" w:rsidR="00DE2377" w:rsidRDefault="00F14666" w:rsidP="00F14666">
            <w:pPr>
              <w:pStyle w:val="ListParagraph"/>
              <w:pBdr>
                <w:top w:val="nil"/>
                <w:left w:val="nil"/>
                <w:bottom w:val="nil"/>
                <w:right w:val="nil"/>
                <w:between w:val="nil"/>
              </w:pBdr>
              <w:spacing w:before="158" w:line="360" w:lineRule="auto"/>
              <w:ind w:left="174" w:right="95"/>
              <w:rPr>
                <w:rFonts w:eastAsia="Arial" w:cstheme="minorHAnsi"/>
                <w:color w:val="000000"/>
                <w:sz w:val="24"/>
                <w:szCs w:val="24"/>
              </w:rPr>
            </w:pPr>
            <w:r w:rsidRPr="00F14666">
              <w:rPr>
                <w:rFonts w:eastAsia="Arial" w:cstheme="minorHAnsi"/>
                <w:color w:val="000000"/>
                <w:sz w:val="24"/>
                <w:szCs w:val="24"/>
                <w:lang w:val="en-US"/>
              </w:rPr>
              <w:t>Merupakan</w:t>
            </w:r>
            <w:r w:rsidRPr="00F14666">
              <w:rPr>
                <w:rFonts w:eastAsia="Arial" w:cstheme="minorHAnsi"/>
                <w:color w:val="000000"/>
                <w:sz w:val="24"/>
                <w:szCs w:val="24"/>
              </w:rPr>
              <w:t xml:space="preserve"> risiko yang timbul akibat tuntutan hukum dan/atau kelemahan aspek hukum.</w:t>
            </w:r>
          </w:p>
          <w:p w14:paraId="443A999B" w14:textId="66FB48DC" w:rsidR="00322F07" w:rsidRPr="00322F07" w:rsidRDefault="00322F07" w:rsidP="00F14666">
            <w:pPr>
              <w:pStyle w:val="ListParagraph"/>
              <w:pBdr>
                <w:top w:val="nil"/>
                <w:left w:val="nil"/>
                <w:bottom w:val="nil"/>
                <w:right w:val="nil"/>
                <w:between w:val="nil"/>
              </w:pBdr>
              <w:spacing w:before="158" w:line="360" w:lineRule="auto"/>
              <w:ind w:left="174" w:right="95"/>
              <w:rPr>
                <w:rFonts w:eastAsia="Arial" w:cstheme="minorHAnsi"/>
                <w:i/>
                <w:color w:val="000000"/>
                <w:sz w:val="24"/>
                <w:szCs w:val="24"/>
              </w:rPr>
            </w:pPr>
            <w:r w:rsidRPr="00322F07">
              <w:rPr>
                <w:rFonts w:eastAsia="Arial" w:cstheme="minorHAnsi"/>
                <w:i/>
                <w:color w:val="000000"/>
                <w:sz w:val="24"/>
                <w:szCs w:val="24"/>
              </w:rPr>
              <w:t>A risk arising from legal claims and/or weaknesses in legal aspects.</w:t>
            </w:r>
          </w:p>
        </w:tc>
      </w:tr>
      <w:tr w:rsidR="00DE2377" w:rsidRPr="00F14666" w14:paraId="6E3E3834" w14:textId="77777777" w:rsidTr="00183532">
        <w:trPr>
          <w:trHeight w:val="57"/>
        </w:trPr>
        <w:tc>
          <w:tcPr>
            <w:tcW w:w="2837" w:type="dxa"/>
          </w:tcPr>
          <w:p w14:paraId="4A85C0A0" w14:textId="11DD96C0"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Kepatuhan</w:t>
            </w:r>
          </w:p>
        </w:tc>
        <w:tc>
          <w:tcPr>
            <w:tcW w:w="5951" w:type="dxa"/>
          </w:tcPr>
          <w:p w14:paraId="3A3E0ED7" w14:textId="0F8B4049" w:rsidR="00DE2377" w:rsidRDefault="00F14666"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 xml:space="preserve">Merupakan risiko akibat Perusahaan tidak mematuhi dan/atau tidak melaksanakan peraturan perundang-undangan yang berlaku pada </w:t>
            </w:r>
            <w:r w:rsidR="00AF150D">
              <w:rPr>
                <w:rFonts w:eastAsia="Arial" w:cstheme="minorHAnsi"/>
                <w:color w:val="000000"/>
                <w:sz w:val="24"/>
                <w:szCs w:val="24"/>
                <w:lang w:val="id" w:eastAsia="en-ID"/>
              </w:rPr>
              <w:t>DMB</w:t>
            </w:r>
            <w:r w:rsidRPr="00F14666">
              <w:rPr>
                <w:rFonts w:eastAsia="Arial" w:cstheme="minorHAnsi"/>
                <w:color w:val="000000"/>
                <w:sz w:val="24"/>
                <w:szCs w:val="24"/>
                <w:lang w:val="id" w:eastAsia="en-ID"/>
              </w:rPr>
              <w:t>/Perusahaan.</w:t>
            </w:r>
          </w:p>
          <w:p w14:paraId="083B83DC" w14:textId="39792953"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 xml:space="preserve">A risk resulting from the company's non-compliance and/or non-enforcement of applicable laws and regulations in </w:t>
            </w:r>
            <w:r w:rsidR="00AF150D">
              <w:rPr>
                <w:rFonts w:eastAsia="Arial" w:cstheme="minorHAnsi"/>
                <w:i/>
                <w:color w:val="000000"/>
                <w:sz w:val="24"/>
                <w:szCs w:val="24"/>
                <w:lang w:val="id" w:eastAsia="en-ID"/>
              </w:rPr>
              <w:t>DMB</w:t>
            </w:r>
            <w:r w:rsidRPr="00322F07">
              <w:rPr>
                <w:rFonts w:eastAsia="Arial" w:cstheme="minorHAnsi"/>
                <w:i/>
                <w:color w:val="000000"/>
                <w:sz w:val="24"/>
                <w:szCs w:val="24"/>
                <w:lang w:val="id" w:eastAsia="en-ID"/>
              </w:rPr>
              <w:t>/Company.</w:t>
            </w:r>
          </w:p>
        </w:tc>
      </w:tr>
      <w:tr w:rsidR="00DE2377" w:rsidRPr="00F14666" w14:paraId="36D9890A" w14:textId="77777777" w:rsidTr="00183532">
        <w:trPr>
          <w:trHeight w:val="57"/>
        </w:trPr>
        <w:tc>
          <w:tcPr>
            <w:tcW w:w="2837" w:type="dxa"/>
          </w:tcPr>
          <w:p w14:paraId="55B1ECE5" w14:textId="3B206C26" w:rsidR="00DE2377" w:rsidRPr="00F14666" w:rsidRDefault="00F14666"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Risiko Reputasi</w:t>
            </w:r>
          </w:p>
        </w:tc>
        <w:tc>
          <w:tcPr>
            <w:tcW w:w="5951" w:type="dxa"/>
          </w:tcPr>
          <w:p w14:paraId="126BA747" w14:textId="77777777" w:rsidR="00322F07" w:rsidRDefault="00F14666" w:rsidP="00322F07">
            <w:pPr>
              <w:pStyle w:val="ListParagraph"/>
              <w:pBdr>
                <w:top w:val="nil"/>
                <w:left w:val="nil"/>
                <w:bottom w:val="nil"/>
                <w:right w:val="nil"/>
                <w:between w:val="nil"/>
              </w:pBdr>
              <w:spacing w:before="158" w:line="360" w:lineRule="auto"/>
              <w:ind w:left="174" w:right="95"/>
              <w:rPr>
                <w:rFonts w:eastAsia="Arial" w:cstheme="minorHAnsi"/>
                <w:color w:val="000000"/>
                <w:sz w:val="24"/>
                <w:szCs w:val="24"/>
                <w:lang w:val="en-US"/>
              </w:rPr>
            </w:pPr>
            <w:r w:rsidRPr="00F14666">
              <w:rPr>
                <w:rFonts w:eastAsia="Arial" w:cstheme="minorHAnsi"/>
                <w:color w:val="000000"/>
                <w:sz w:val="24"/>
                <w:szCs w:val="24"/>
                <w:lang w:val="en-US"/>
              </w:rPr>
              <w:t>Merupakan risiko akibat menurunnya tingkat kepercayaan pemangku kepentingan yang bersumber dari persepsi negatif terhadap Perusahaan.</w:t>
            </w:r>
          </w:p>
          <w:p w14:paraId="25D9FD5C" w14:textId="671E7639" w:rsidR="00322F07" w:rsidRPr="00322F07" w:rsidRDefault="00322F07" w:rsidP="00322F07">
            <w:pPr>
              <w:widowControl w:val="0"/>
              <w:pBdr>
                <w:top w:val="nil"/>
                <w:left w:val="nil"/>
                <w:bottom w:val="nil"/>
                <w:right w:val="nil"/>
                <w:between w:val="nil"/>
              </w:pBdr>
              <w:spacing w:before="240" w:after="240" w:line="276" w:lineRule="auto"/>
              <w:ind w:left="115" w:right="214"/>
              <w:rPr>
                <w:rFonts w:eastAsia="Arial" w:cstheme="minorHAnsi"/>
                <w:i/>
                <w:color w:val="000000"/>
                <w:lang w:val="id" w:eastAsia="en-ID"/>
              </w:rPr>
            </w:pPr>
            <w:r w:rsidRPr="00322F07">
              <w:rPr>
                <w:rFonts w:eastAsia="Arial" w:cstheme="minorHAnsi"/>
                <w:i/>
                <w:color w:val="000000"/>
                <w:sz w:val="24"/>
                <w:szCs w:val="24"/>
                <w:lang w:val="id" w:eastAsia="en-ID"/>
              </w:rPr>
              <w:t>A risk resulting from declining stakeholder trust levels stemming from negative perceptions of the company.</w:t>
            </w:r>
          </w:p>
        </w:tc>
      </w:tr>
      <w:tr w:rsidR="00902491" w:rsidRPr="00F14666" w14:paraId="76CA1286" w14:textId="77777777" w:rsidTr="00183532">
        <w:trPr>
          <w:trHeight w:val="57"/>
        </w:trPr>
        <w:tc>
          <w:tcPr>
            <w:tcW w:w="2837" w:type="dxa"/>
          </w:tcPr>
          <w:p w14:paraId="7C46B444"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lastRenderedPageBreak/>
              <w:t>Sistem Informasi</w:t>
            </w:r>
          </w:p>
        </w:tc>
        <w:tc>
          <w:tcPr>
            <w:tcW w:w="5951" w:type="dxa"/>
          </w:tcPr>
          <w:p w14:paraId="35A91C61"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Kumpulan aplikasi, layanan, aset teknologi informasi, atau komponen penanganan informasi lainnya.</w:t>
            </w:r>
          </w:p>
          <w:p w14:paraId="3F7E9940" w14:textId="147DD354" w:rsidR="00322F07" w:rsidRPr="00322F07" w:rsidRDefault="00322F07"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322F07">
              <w:rPr>
                <w:rFonts w:eastAsia="Arial" w:cstheme="minorHAnsi"/>
                <w:i/>
                <w:color w:val="000000"/>
                <w:sz w:val="24"/>
                <w:szCs w:val="24"/>
                <w:lang w:val="id" w:eastAsia="en-ID"/>
              </w:rPr>
              <w:t>A collection of applications, services, information technology assets, or other information handling components.</w:t>
            </w:r>
          </w:p>
        </w:tc>
      </w:tr>
      <w:tr w:rsidR="00902491" w:rsidRPr="00F14666" w14:paraId="395253B6" w14:textId="77777777" w:rsidTr="00183532">
        <w:trPr>
          <w:trHeight w:val="57"/>
        </w:trPr>
        <w:tc>
          <w:tcPr>
            <w:tcW w:w="2837" w:type="dxa"/>
          </w:tcPr>
          <w:p w14:paraId="41359C8F" w14:textId="77777777" w:rsidR="00902491" w:rsidRPr="00F14666" w:rsidRDefault="00902491" w:rsidP="00902491">
            <w:pPr>
              <w:widowControl w:val="0"/>
              <w:pBdr>
                <w:top w:val="nil"/>
                <w:left w:val="nil"/>
                <w:bottom w:val="nil"/>
                <w:right w:val="nil"/>
                <w:between w:val="nil"/>
              </w:pBdr>
              <w:spacing w:before="240" w:after="240" w:line="276" w:lineRule="auto"/>
              <w:ind w:left="105" w:right="121"/>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Tingkatan Risiko (</w:t>
            </w:r>
            <w:r w:rsidRPr="00FA3808">
              <w:rPr>
                <w:rFonts w:eastAsia="Arial" w:cstheme="minorHAnsi"/>
                <w:b/>
                <w:i/>
                <w:iCs/>
                <w:color w:val="000000"/>
                <w:sz w:val="24"/>
                <w:szCs w:val="24"/>
                <w:lang w:val="id" w:eastAsia="en-ID"/>
              </w:rPr>
              <w:t>Risk Level)</w:t>
            </w:r>
          </w:p>
        </w:tc>
        <w:tc>
          <w:tcPr>
            <w:tcW w:w="5951" w:type="dxa"/>
          </w:tcPr>
          <w:p w14:paraId="2232403A" w14:textId="77777777" w:rsidR="00D238EC" w:rsidRDefault="00902491" w:rsidP="00322F07">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Besarnya suatu risiko dinyatakan dalam kombinasi konsekuensi dan kemungkinannya.</w:t>
            </w:r>
          </w:p>
          <w:p w14:paraId="40C3F9C8" w14:textId="688730F0" w:rsidR="00322F07" w:rsidRPr="00D238EC" w:rsidRDefault="00D238EC" w:rsidP="00322F07">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D238EC">
              <w:rPr>
                <w:rFonts w:eastAsia="Arial" w:cstheme="minorHAnsi"/>
                <w:i/>
                <w:color w:val="000000"/>
                <w:sz w:val="24"/>
                <w:szCs w:val="24"/>
                <w:lang w:val="id" w:eastAsia="en-ID"/>
              </w:rPr>
              <w:t>The magnitude of a risk is expressed in the combination of consequences and likelihood.</w:t>
            </w:r>
          </w:p>
        </w:tc>
      </w:tr>
      <w:tr w:rsidR="00902491" w:rsidRPr="00F14666" w14:paraId="37E7EA22" w14:textId="77777777" w:rsidTr="00183532">
        <w:trPr>
          <w:trHeight w:val="57"/>
        </w:trPr>
        <w:tc>
          <w:tcPr>
            <w:tcW w:w="2837" w:type="dxa"/>
          </w:tcPr>
          <w:p w14:paraId="26622FBB"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Penerimaan Risiko</w:t>
            </w:r>
          </w:p>
        </w:tc>
        <w:tc>
          <w:tcPr>
            <w:tcW w:w="5951" w:type="dxa"/>
          </w:tcPr>
          <w:p w14:paraId="256D6020"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Keputusan yang diinformasikan untuk mengambil risiko tertentu.</w:t>
            </w:r>
          </w:p>
          <w:p w14:paraId="1FCDDEC5" w14:textId="0313DAED" w:rsidR="00D238EC" w:rsidRPr="00D238EC" w:rsidRDefault="00D238EC"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D238EC">
              <w:rPr>
                <w:rFonts w:eastAsia="Arial" w:cstheme="minorHAnsi"/>
                <w:i/>
                <w:color w:val="000000"/>
                <w:sz w:val="24"/>
                <w:szCs w:val="24"/>
                <w:lang w:val="id" w:eastAsia="en-ID"/>
              </w:rPr>
              <w:t>Informed decisions to take a certain risk.</w:t>
            </w:r>
          </w:p>
        </w:tc>
      </w:tr>
      <w:tr w:rsidR="00902491" w:rsidRPr="00F14666" w14:paraId="56248CD3" w14:textId="77777777" w:rsidTr="00183532">
        <w:trPr>
          <w:trHeight w:val="57"/>
        </w:trPr>
        <w:tc>
          <w:tcPr>
            <w:tcW w:w="2837" w:type="dxa"/>
          </w:tcPr>
          <w:p w14:paraId="570DE787"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color w:val="000000"/>
                <w:sz w:val="24"/>
                <w:szCs w:val="24"/>
                <w:lang w:val="id" w:eastAsia="en-ID"/>
              </w:rPr>
              <w:t xml:space="preserve">Penilaian </w:t>
            </w:r>
            <w:r w:rsidRPr="00F14666">
              <w:rPr>
                <w:rFonts w:eastAsia="Arial" w:cstheme="minorHAnsi"/>
                <w:b/>
                <w:sz w:val="24"/>
                <w:szCs w:val="24"/>
                <w:lang w:val="id" w:eastAsia="en-ID"/>
              </w:rPr>
              <w:t>Risiko</w:t>
            </w:r>
          </w:p>
        </w:tc>
        <w:tc>
          <w:tcPr>
            <w:tcW w:w="5951" w:type="dxa"/>
          </w:tcPr>
          <w:p w14:paraId="1E386A79" w14:textId="77777777" w:rsidR="00902491" w:rsidRDefault="00902491" w:rsidP="00902491">
            <w:pPr>
              <w:widowControl w:val="0"/>
              <w:pBdr>
                <w:top w:val="nil"/>
                <w:left w:val="nil"/>
                <w:bottom w:val="nil"/>
                <w:right w:val="nil"/>
                <w:between w:val="nil"/>
              </w:pBdr>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Proses keseluruhan dari identifikasi risiko, analisis risiko dan evaluasi.</w:t>
            </w:r>
          </w:p>
          <w:p w14:paraId="4B780354" w14:textId="1E695DD4" w:rsidR="00D238EC" w:rsidRPr="00D238EC" w:rsidRDefault="00D238EC" w:rsidP="00902491">
            <w:pPr>
              <w:widowControl w:val="0"/>
              <w:pBdr>
                <w:top w:val="nil"/>
                <w:left w:val="nil"/>
                <w:bottom w:val="nil"/>
                <w:right w:val="nil"/>
                <w:between w:val="nil"/>
              </w:pBdr>
              <w:spacing w:before="240" w:after="240" w:line="276" w:lineRule="auto"/>
              <w:ind w:left="115" w:right="214"/>
              <w:rPr>
                <w:rFonts w:eastAsia="Arial" w:cstheme="minorHAnsi"/>
                <w:i/>
                <w:color w:val="000000"/>
                <w:sz w:val="24"/>
                <w:szCs w:val="24"/>
                <w:lang w:val="id" w:eastAsia="en-ID"/>
              </w:rPr>
            </w:pPr>
            <w:r w:rsidRPr="00D238EC">
              <w:rPr>
                <w:rFonts w:eastAsia="Arial" w:cstheme="minorHAnsi"/>
                <w:i/>
                <w:color w:val="000000"/>
                <w:sz w:val="24"/>
                <w:szCs w:val="24"/>
                <w:lang w:val="id" w:eastAsia="en-ID"/>
              </w:rPr>
              <w:t>The entire process of risk identification, risk analysis, and evaluation.</w:t>
            </w:r>
          </w:p>
        </w:tc>
      </w:tr>
      <w:tr w:rsidR="00902491" w:rsidRPr="00F14666" w14:paraId="5366D72E" w14:textId="77777777" w:rsidTr="00183532">
        <w:trPr>
          <w:trHeight w:val="57"/>
        </w:trPr>
        <w:tc>
          <w:tcPr>
            <w:tcW w:w="2837" w:type="dxa"/>
          </w:tcPr>
          <w:p w14:paraId="533B564A" w14:textId="77777777" w:rsidR="00902491" w:rsidRPr="00F14666" w:rsidRDefault="00902491" w:rsidP="00902491">
            <w:pPr>
              <w:widowControl w:val="0"/>
              <w:pBdr>
                <w:top w:val="nil"/>
                <w:left w:val="nil"/>
                <w:bottom w:val="nil"/>
                <w:right w:val="nil"/>
                <w:between w:val="nil"/>
              </w:pBdr>
              <w:spacing w:before="240" w:after="240" w:line="276" w:lineRule="auto"/>
              <w:ind w:left="105"/>
              <w:jc w:val="left"/>
              <w:rPr>
                <w:rFonts w:eastAsia="Arial" w:cstheme="minorHAnsi"/>
                <w:b/>
                <w:color w:val="000000"/>
                <w:sz w:val="24"/>
                <w:szCs w:val="24"/>
                <w:lang w:val="id" w:eastAsia="en-ID"/>
              </w:rPr>
            </w:pPr>
            <w:r w:rsidRPr="00F14666">
              <w:rPr>
                <w:rFonts w:eastAsia="Arial" w:cstheme="minorHAnsi"/>
                <w:b/>
                <w:i/>
                <w:color w:val="000000"/>
                <w:sz w:val="24"/>
                <w:szCs w:val="24"/>
                <w:lang w:val="id" w:eastAsia="en-ID"/>
              </w:rPr>
              <w:t xml:space="preserve">Threat </w:t>
            </w:r>
            <w:r w:rsidRPr="00F14666">
              <w:rPr>
                <w:rFonts w:eastAsia="Arial" w:cstheme="minorHAnsi"/>
                <w:b/>
                <w:color w:val="000000"/>
                <w:sz w:val="24"/>
                <w:szCs w:val="24"/>
                <w:lang w:val="id" w:eastAsia="en-ID"/>
              </w:rPr>
              <w:t>(Ancaman)</w:t>
            </w:r>
          </w:p>
        </w:tc>
        <w:tc>
          <w:tcPr>
            <w:tcW w:w="5951" w:type="dxa"/>
          </w:tcPr>
          <w:p w14:paraId="3C78743D" w14:textId="77777777" w:rsidR="00902491" w:rsidRDefault="00902491" w:rsidP="00902491">
            <w:pPr>
              <w:widowControl w:val="0"/>
              <w:pBdr>
                <w:top w:val="nil"/>
                <w:left w:val="nil"/>
                <w:bottom w:val="nil"/>
                <w:right w:val="nil"/>
                <w:between w:val="nil"/>
              </w:pBdr>
              <w:tabs>
                <w:tab w:val="left" w:pos="1105"/>
              </w:tabs>
              <w:spacing w:before="240" w:after="240" w:line="276" w:lineRule="auto"/>
              <w:ind w:left="115" w:right="214"/>
              <w:rPr>
                <w:rFonts w:eastAsia="Arial" w:cstheme="minorHAnsi"/>
                <w:color w:val="000000"/>
                <w:sz w:val="24"/>
                <w:szCs w:val="24"/>
                <w:lang w:val="id" w:eastAsia="en-ID"/>
              </w:rPr>
            </w:pPr>
            <w:r w:rsidRPr="00F14666">
              <w:rPr>
                <w:rFonts w:eastAsia="Arial" w:cstheme="minorHAnsi"/>
                <w:color w:val="000000"/>
                <w:sz w:val="24"/>
                <w:szCs w:val="24"/>
                <w:lang w:val="id" w:eastAsia="en-ID"/>
              </w:rPr>
              <w:t>Ancaman yang dapat terjadi pada aset pengelolaan informasi dan berpengaruh terhadap ketersediaan aspek keamanan informasi.</w:t>
            </w:r>
          </w:p>
          <w:p w14:paraId="266A3458" w14:textId="575533E3" w:rsidR="00D238EC" w:rsidRPr="00D238EC" w:rsidRDefault="00D238EC" w:rsidP="00902491">
            <w:pPr>
              <w:widowControl w:val="0"/>
              <w:pBdr>
                <w:top w:val="nil"/>
                <w:left w:val="nil"/>
                <w:bottom w:val="nil"/>
                <w:right w:val="nil"/>
                <w:between w:val="nil"/>
              </w:pBdr>
              <w:tabs>
                <w:tab w:val="left" w:pos="1105"/>
              </w:tabs>
              <w:spacing w:before="240" w:after="240" w:line="276" w:lineRule="auto"/>
              <w:ind w:left="115" w:right="214"/>
              <w:rPr>
                <w:rFonts w:eastAsia="Arial" w:cstheme="minorHAnsi"/>
                <w:i/>
                <w:color w:val="000000"/>
                <w:sz w:val="24"/>
                <w:szCs w:val="24"/>
                <w:lang w:val="id" w:eastAsia="en-ID"/>
              </w:rPr>
            </w:pPr>
            <w:r w:rsidRPr="00D238EC">
              <w:rPr>
                <w:rFonts w:eastAsia="Arial" w:cstheme="minorHAnsi"/>
                <w:i/>
                <w:color w:val="000000"/>
                <w:sz w:val="24"/>
                <w:szCs w:val="24"/>
                <w:lang w:val="id" w:eastAsia="en-ID"/>
              </w:rPr>
              <w:t xml:space="preserve">Threats that may occur to information management </w:t>
            </w:r>
            <w:r w:rsidRPr="00D238EC">
              <w:rPr>
                <w:rFonts w:eastAsia="Arial" w:cstheme="minorHAnsi"/>
                <w:i/>
                <w:color w:val="000000"/>
                <w:sz w:val="24"/>
                <w:szCs w:val="24"/>
                <w:lang w:val="id" w:eastAsia="en-ID"/>
              </w:rPr>
              <w:lastRenderedPageBreak/>
              <w:t>assets and affect the availability of information security aspects.</w:t>
            </w:r>
          </w:p>
        </w:tc>
      </w:tr>
      <w:tr w:rsidR="00902491" w:rsidRPr="00F14666" w14:paraId="328FFB69" w14:textId="77777777" w:rsidTr="00183532">
        <w:trPr>
          <w:trHeight w:val="57"/>
        </w:trPr>
        <w:tc>
          <w:tcPr>
            <w:tcW w:w="2837" w:type="dxa"/>
          </w:tcPr>
          <w:p w14:paraId="2B59D6EE" w14:textId="77777777" w:rsidR="00902491" w:rsidRPr="00F14666" w:rsidRDefault="00902491" w:rsidP="00902491">
            <w:pPr>
              <w:widowControl w:val="0"/>
              <w:pBdr>
                <w:top w:val="nil"/>
                <w:left w:val="nil"/>
                <w:bottom w:val="nil"/>
                <w:right w:val="nil"/>
                <w:between w:val="nil"/>
              </w:pBdr>
              <w:spacing w:before="240" w:after="240" w:line="276" w:lineRule="auto"/>
              <w:ind w:left="105" w:right="121"/>
              <w:jc w:val="left"/>
              <w:rPr>
                <w:rFonts w:eastAsia="Arial" w:cstheme="minorHAnsi"/>
                <w:b/>
                <w:i/>
                <w:color w:val="000000"/>
                <w:sz w:val="24"/>
                <w:szCs w:val="24"/>
                <w:lang w:val="id" w:eastAsia="en-ID"/>
              </w:rPr>
            </w:pPr>
            <w:r w:rsidRPr="00F14666">
              <w:rPr>
                <w:rFonts w:eastAsia="Arial" w:cstheme="minorHAnsi"/>
                <w:b/>
                <w:i/>
                <w:color w:val="000000"/>
                <w:sz w:val="24"/>
                <w:szCs w:val="24"/>
                <w:lang w:val="id" w:eastAsia="en-ID"/>
              </w:rPr>
              <w:lastRenderedPageBreak/>
              <w:t xml:space="preserve">Vulnerabilities </w:t>
            </w:r>
            <w:r w:rsidRPr="00F14666">
              <w:rPr>
                <w:rFonts w:eastAsia="Arial" w:cstheme="minorHAnsi"/>
                <w:b/>
                <w:color w:val="000000"/>
                <w:sz w:val="24"/>
                <w:szCs w:val="24"/>
                <w:lang w:val="id" w:eastAsia="en-ID"/>
              </w:rPr>
              <w:t>(Kerentanan)</w:t>
            </w:r>
          </w:p>
        </w:tc>
        <w:tc>
          <w:tcPr>
            <w:tcW w:w="5951" w:type="dxa"/>
          </w:tcPr>
          <w:p w14:paraId="242C1398" w14:textId="77777777" w:rsidR="00902491" w:rsidRDefault="00902491" w:rsidP="00073253">
            <w:pPr>
              <w:keepNext/>
              <w:widowControl w:val="0"/>
              <w:pBdr>
                <w:top w:val="nil"/>
                <w:left w:val="nil"/>
                <w:bottom w:val="nil"/>
                <w:right w:val="nil"/>
                <w:between w:val="nil"/>
              </w:pBdr>
              <w:spacing w:before="240" w:after="240" w:line="276" w:lineRule="auto"/>
              <w:ind w:left="105"/>
              <w:jc w:val="left"/>
              <w:rPr>
                <w:rFonts w:eastAsia="Arial" w:cstheme="minorHAnsi"/>
                <w:color w:val="000000"/>
                <w:sz w:val="24"/>
                <w:szCs w:val="24"/>
                <w:lang w:val="id" w:eastAsia="en-ID"/>
              </w:rPr>
            </w:pPr>
            <w:r w:rsidRPr="00F14666">
              <w:rPr>
                <w:rFonts w:eastAsia="Arial" w:cstheme="minorHAnsi"/>
                <w:color w:val="000000"/>
                <w:sz w:val="24"/>
                <w:szCs w:val="24"/>
                <w:lang w:val="id" w:eastAsia="en-ID"/>
              </w:rPr>
              <w:t>Kelemahan yang terdapat pada aset pengelolaan informasi dan dapat menyebabkan kehilangan aspek keamanan informasi.</w:t>
            </w:r>
          </w:p>
          <w:p w14:paraId="30972C6C" w14:textId="4FF28BC4" w:rsidR="00D238EC" w:rsidRPr="00D238EC" w:rsidRDefault="00D238EC" w:rsidP="00650C3B">
            <w:pPr>
              <w:keepNext/>
              <w:widowControl w:val="0"/>
              <w:pBdr>
                <w:top w:val="nil"/>
                <w:left w:val="nil"/>
                <w:bottom w:val="nil"/>
                <w:right w:val="nil"/>
                <w:between w:val="nil"/>
              </w:pBdr>
              <w:spacing w:before="240" w:after="240" w:line="276" w:lineRule="auto"/>
              <w:ind w:left="105"/>
              <w:jc w:val="left"/>
              <w:rPr>
                <w:rFonts w:eastAsia="Arial" w:cstheme="minorHAnsi"/>
                <w:i/>
                <w:color w:val="000000"/>
                <w:sz w:val="24"/>
                <w:szCs w:val="24"/>
                <w:lang w:val="id" w:eastAsia="en-ID"/>
              </w:rPr>
            </w:pPr>
            <w:r w:rsidRPr="00D238EC">
              <w:rPr>
                <w:rFonts w:eastAsia="Arial" w:cstheme="minorHAnsi"/>
                <w:i/>
                <w:color w:val="000000"/>
                <w:sz w:val="24"/>
                <w:szCs w:val="24"/>
                <w:lang w:val="id" w:eastAsia="en-ID"/>
              </w:rPr>
              <w:t>Weaknesses in information management assets that may cause the loss of information security aspects.</w:t>
            </w:r>
          </w:p>
        </w:tc>
      </w:tr>
    </w:tbl>
    <w:p w14:paraId="3D61CDDE" w14:textId="41A40DDE" w:rsidR="00650C3B" w:rsidRPr="00650C3B" w:rsidRDefault="00650C3B" w:rsidP="00650C3B">
      <w:pPr>
        <w:pStyle w:val="Caption"/>
        <w:jc w:val="center"/>
        <w:rPr>
          <w:rFonts w:cstheme="minorHAnsi"/>
          <w:i w:val="0"/>
          <w:iCs w:val="0"/>
          <w:color w:val="000000" w:themeColor="text1"/>
          <w:sz w:val="22"/>
          <w:szCs w:val="22"/>
        </w:rPr>
      </w:pPr>
      <w:bookmarkStart w:id="17" w:name="_Toc132211138"/>
      <w:bookmarkStart w:id="18" w:name="_Toc128466684"/>
      <w:bookmarkStart w:id="19" w:name="_Toc128466741"/>
      <w:r w:rsidRPr="00650C3B">
        <w:rPr>
          <w:rFonts w:cstheme="minorHAnsi"/>
          <w:b/>
          <w:bCs/>
          <w:i w:val="0"/>
          <w:iCs w:val="0"/>
          <w:color w:val="000000" w:themeColor="text1"/>
          <w:sz w:val="22"/>
          <w:szCs w:val="22"/>
        </w:rPr>
        <w:t>Tab</w:t>
      </w:r>
      <w:r w:rsidRPr="00650C3B">
        <w:rPr>
          <w:rFonts w:cstheme="minorHAnsi"/>
          <w:b/>
          <w:bCs/>
          <w:i w:val="0"/>
          <w:iCs w:val="0"/>
          <w:color w:val="000000" w:themeColor="text1"/>
          <w:sz w:val="22"/>
          <w:szCs w:val="22"/>
          <w:lang w:val="en-GB"/>
        </w:rPr>
        <w:t>el</w:t>
      </w:r>
      <w:r w:rsidRPr="00650C3B">
        <w:rPr>
          <w:rFonts w:cstheme="minorHAnsi"/>
          <w:b/>
          <w:bCs/>
          <w:i w:val="0"/>
          <w:iCs w:val="0"/>
          <w:color w:val="000000" w:themeColor="text1"/>
          <w:sz w:val="22"/>
          <w:szCs w:val="22"/>
        </w:rPr>
        <w:t xml:space="preserve"> </w:t>
      </w:r>
      <w:r w:rsidRPr="00650C3B">
        <w:rPr>
          <w:rFonts w:cstheme="minorHAnsi"/>
          <w:b/>
          <w:bCs/>
          <w:i w:val="0"/>
          <w:iCs w:val="0"/>
          <w:color w:val="000000" w:themeColor="text1"/>
          <w:sz w:val="22"/>
          <w:szCs w:val="22"/>
        </w:rPr>
        <w:fldChar w:fldCharType="begin"/>
      </w:r>
      <w:r w:rsidRPr="00650C3B">
        <w:rPr>
          <w:rFonts w:cstheme="minorHAnsi"/>
          <w:b/>
          <w:bCs/>
          <w:i w:val="0"/>
          <w:iCs w:val="0"/>
          <w:color w:val="000000" w:themeColor="text1"/>
          <w:sz w:val="22"/>
          <w:szCs w:val="22"/>
        </w:rPr>
        <w:instrText xml:space="preserve"> SEQ Table \* ARABIC </w:instrText>
      </w:r>
      <w:r w:rsidRPr="00650C3B">
        <w:rPr>
          <w:rFonts w:cstheme="minorHAnsi"/>
          <w:b/>
          <w:bCs/>
          <w:i w:val="0"/>
          <w:iCs w:val="0"/>
          <w:color w:val="000000" w:themeColor="text1"/>
          <w:sz w:val="22"/>
          <w:szCs w:val="22"/>
        </w:rPr>
        <w:fldChar w:fldCharType="separate"/>
      </w:r>
      <w:r w:rsidRPr="00650C3B">
        <w:rPr>
          <w:rFonts w:cstheme="minorHAnsi"/>
          <w:b/>
          <w:bCs/>
          <w:i w:val="0"/>
          <w:iCs w:val="0"/>
          <w:noProof/>
          <w:color w:val="000000" w:themeColor="text1"/>
          <w:sz w:val="22"/>
          <w:szCs w:val="22"/>
        </w:rPr>
        <w:t>1</w:t>
      </w:r>
      <w:r w:rsidRPr="00650C3B">
        <w:rPr>
          <w:rFonts w:cstheme="minorHAnsi"/>
          <w:b/>
          <w:bCs/>
          <w:i w:val="0"/>
          <w:iCs w:val="0"/>
          <w:color w:val="000000" w:themeColor="text1"/>
          <w:sz w:val="22"/>
          <w:szCs w:val="22"/>
        </w:rPr>
        <w:fldChar w:fldCharType="end"/>
      </w:r>
      <w:r w:rsidRPr="00650C3B">
        <w:rPr>
          <w:rFonts w:cstheme="minorHAnsi"/>
          <w:b/>
          <w:bCs/>
          <w:i w:val="0"/>
          <w:iCs w:val="0"/>
          <w:color w:val="000000" w:themeColor="text1"/>
          <w:sz w:val="22"/>
          <w:szCs w:val="22"/>
          <w:lang w:val="en-GB"/>
        </w:rPr>
        <w:t>.</w:t>
      </w:r>
      <w:r w:rsidRPr="00650C3B">
        <w:rPr>
          <w:rFonts w:cstheme="minorHAnsi"/>
          <w:i w:val="0"/>
          <w:iCs w:val="0"/>
          <w:color w:val="000000" w:themeColor="text1"/>
          <w:sz w:val="22"/>
          <w:szCs w:val="22"/>
          <w:lang w:val="en-GB"/>
        </w:rPr>
        <w:t xml:space="preserve"> Definisi dan istilah</w:t>
      </w:r>
      <w:bookmarkEnd w:id="17"/>
    </w:p>
    <w:p w14:paraId="764D6A46" w14:textId="77777777" w:rsidR="00A632BB" w:rsidRDefault="00A632BB" w:rsidP="00650C3B">
      <w:pPr>
        <w:rPr>
          <w:rFonts w:cstheme="minorHAnsi"/>
          <w:sz w:val="24"/>
          <w:szCs w:val="24"/>
          <w:lang w:val="en-US"/>
        </w:rPr>
      </w:pPr>
      <w:r>
        <w:rPr>
          <w:rFonts w:cstheme="minorHAnsi"/>
          <w:sz w:val="24"/>
          <w:szCs w:val="24"/>
          <w:lang w:val="en-US"/>
        </w:rPr>
        <w:br w:type="page"/>
      </w:r>
    </w:p>
    <w:p w14:paraId="08B4B46F" w14:textId="5F0E911F" w:rsidR="00C17BA8" w:rsidRPr="00C17BA8" w:rsidRDefault="00035695" w:rsidP="00035695">
      <w:pPr>
        <w:pStyle w:val="Heading2"/>
        <w:numPr>
          <w:ilvl w:val="0"/>
          <w:numId w:val="1"/>
        </w:numPr>
        <w:pBdr>
          <w:bottom w:val="none" w:sz="0" w:space="0" w:color="auto"/>
        </w:pBdr>
        <w:spacing w:line="276" w:lineRule="auto"/>
        <w:ind w:left="567"/>
        <w:rPr>
          <w:rFonts w:asciiTheme="minorHAnsi" w:hAnsiTheme="minorHAnsi" w:cstheme="minorHAnsi"/>
          <w:bCs/>
          <w:color w:val="auto"/>
          <w:sz w:val="24"/>
          <w:szCs w:val="24"/>
          <w:lang w:val="en-US"/>
        </w:rPr>
      </w:pPr>
      <w:bookmarkStart w:id="20" w:name="_Toc163097279"/>
      <w:bookmarkEnd w:id="18"/>
      <w:bookmarkEnd w:id="19"/>
      <w:r w:rsidRPr="00035695">
        <w:rPr>
          <w:rFonts w:asciiTheme="minorHAnsi" w:hAnsiTheme="minorHAnsi" w:cstheme="minorHAnsi"/>
          <w:bCs/>
          <w:color w:val="auto"/>
          <w:sz w:val="24"/>
          <w:szCs w:val="24"/>
          <w:lang w:val="en-US"/>
        </w:rPr>
        <w:lastRenderedPageBreak/>
        <w:t>Ketentuan / Provison</w:t>
      </w:r>
      <w:bookmarkEnd w:id="20"/>
    </w:p>
    <w:p w14:paraId="41FA8F97" w14:textId="5691AF0E" w:rsidR="002E448C" w:rsidRPr="00E926F3" w:rsidRDefault="002E448C">
      <w:pPr>
        <w:pStyle w:val="ListParagraph"/>
        <w:numPr>
          <w:ilvl w:val="0"/>
          <w:numId w:val="61"/>
        </w:numPr>
        <w:ind w:left="567" w:hanging="567"/>
        <w:outlineLvl w:val="1"/>
        <w:rPr>
          <w:b/>
          <w:bCs/>
          <w:sz w:val="24"/>
          <w:szCs w:val="24"/>
          <w:lang w:val="en-US"/>
        </w:rPr>
      </w:pPr>
      <w:bookmarkStart w:id="21" w:name="_Toc163097280"/>
      <w:r w:rsidRPr="00E926F3">
        <w:rPr>
          <w:b/>
          <w:bCs/>
          <w:sz w:val="24"/>
          <w:szCs w:val="24"/>
          <w:lang w:val="en-US"/>
        </w:rPr>
        <w:t>Ketentuan</w:t>
      </w:r>
      <w:r w:rsidR="006D3C27">
        <w:rPr>
          <w:b/>
          <w:bCs/>
          <w:sz w:val="24"/>
          <w:szCs w:val="24"/>
          <w:lang w:val="en-US"/>
        </w:rPr>
        <w:t xml:space="preserve"> Manajemen</w:t>
      </w:r>
      <w:r w:rsidRPr="00E926F3">
        <w:rPr>
          <w:b/>
          <w:bCs/>
          <w:sz w:val="24"/>
          <w:szCs w:val="24"/>
          <w:lang w:val="en-US"/>
        </w:rPr>
        <w:t xml:space="preserve"> Risiko </w:t>
      </w:r>
      <w:r w:rsidR="000A3318" w:rsidRPr="00E926F3">
        <w:rPr>
          <w:b/>
          <w:bCs/>
          <w:sz w:val="24"/>
          <w:szCs w:val="24"/>
          <w:lang w:val="en-US"/>
        </w:rPr>
        <w:t>Keamanan Informasi</w:t>
      </w:r>
      <w:r w:rsidR="00B77954">
        <w:rPr>
          <w:b/>
          <w:bCs/>
          <w:sz w:val="24"/>
          <w:szCs w:val="24"/>
          <w:lang w:val="en-US"/>
        </w:rPr>
        <w:t>/</w:t>
      </w:r>
      <w:r w:rsidR="00B77954" w:rsidRPr="00B77954">
        <w:t xml:space="preserve"> </w:t>
      </w:r>
      <w:r w:rsidR="00B77954" w:rsidRPr="00B77954">
        <w:rPr>
          <w:b/>
          <w:bCs/>
          <w:i/>
          <w:iCs/>
          <w:sz w:val="24"/>
          <w:szCs w:val="24"/>
          <w:lang w:val="en-US"/>
        </w:rPr>
        <w:t>Information Security Risk Management Provisions</w:t>
      </w:r>
      <w:bookmarkEnd w:id="21"/>
    </w:p>
    <w:p w14:paraId="7CDA7FA0" w14:textId="64380C8F" w:rsidR="00436532" w:rsidRDefault="00EF0187">
      <w:pPr>
        <w:pStyle w:val="Heading3"/>
        <w:numPr>
          <w:ilvl w:val="1"/>
          <w:numId w:val="61"/>
        </w:numPr>
        <w:ind w:left="567"/>
        <w:rPr>
          <w:rFonts w:asciiTheme="minorHAnsi" w:hAnsiTheme="minorHAnsi" w:cstheme="minorHAnsi"/>
          <w:b/>
          <w:color w:val="auto"/>
          <w:lang w:val="en-US"/>
        </w:rPr>
      </w:pPr>
      <w:bookmarkStart w:id="22" w:name="_Toc163097281"/>
      <w:r w:rsidRPr="002258A7">
        <w:rPr>
          <w:rFonts w:asciiTheme="minorHAnsi" w:hAnsiTheme="minorHAnsi" w:cstheme="minorHAnsi"/>
          <w:b/>
          <w:color w:val="auto"/>
          <w:lang w:val="en-US"/>
        </w:rPr>
        <w:t>Manajemen Risiko Perusahaan</w:t>
      </w:r>
      <w:r w:rsidR="00B77954">
        <w:rPr>
          <w:rFonts w:asciiTheme="minorHAnsi" w:hAnsiTheme="minorHAnsi" w:cstheme="minorHAnsi"/>
          <w:b/>
          <w:color w:val="auto"/>
          <w:lang w:val="en-US"/>
        </w:rPr>
        <w:t>/</w:t>
      </w:r>
      <w:r w:rsidR="00B77954" w:rsidRPr="00B77954">
        <w:t xml:space="preserve"> </w:t>
      </w:r>
      <w:r w:rsidR="00B77954" w:rsidRPr="00B77954">
        <w:rPr>
          <w:rFonts w:asciiTheme="minorHAnsi" w:hAnsiTheme="minorHAnsi" w:cstheme="minorHAnsi"/>
          <w:b/>
          <w:i/>
          <w:iCs/>
          <w:color w:val="auto"/>
          <w:lang w:val="en-US"/>
        </w:rPr>
        <w:t>Enterprise Risk Management</w:t>
      </w:r>
      <w:bookmarkEnd w:id="22"/>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5A527A" w:rsidRPr="007B6EA1" w14:paraId="797F2F59" w14:textId="77777777">
        <w:tc>
          <w:tcPr>
            <w:tcW w:w="4560" w:type="dxa"/>
          </w:tcPr>
          <w:p w14:paraId="791D7CD0" w14:textId="5D0C2A0D" w:rsidR="005A527A" w:rsidRPr="00781421" w:rsidRDefault="005A527A" w:rsidP="005A527A">
            <w:pPr>
              <w:pStyle w:val="ListParagraph"/>
              <w:widowControl w:val="0"/>
              <w:numPr>
                <w:ilvl w:val="1"/>
                <w:numId w:val="2"/>
              </w:numPr>
              <w:pBdr>
                <w:top w:val="nil"/>
                <w:left w:val="nil"/>
                <w:bottom w:val="nil"/>
                <w:right w:val="nil"/>
                <w:between w:val="nil"/>
              </w:pBdr>
              <w:spacing w:before="0" w:after="0" w:line="360" w:lineRule="auto"/>
              <w:ind w:left="737" w:right="95" w:hanging="284"/>
              <w:rPr>
                <w:rFonts w:eastAsia="Arial" w:cstheme="minorHAnsi"/>
                <w:color w:val="000000"/>
                <w:sz w:val="24"/>
                <w:szCs w:val="24"/>
              </w:rPr>
            </w:pPr>
            <w:r w:rsidRPr="00781421">
              <w:rPr>
                <w:rFonts w:eastAsia="Arial" w:cstheme="minorHAnsi"/>
                <w:color w:val="000000"/>
                <w:sz w:val="24"/>
                <w:szCs w:val="24"/>
              </w:rPr>
              <w:t xml:space="preserve">Manajemen Risiko didefinisikan sebagai aplikasi sistematis dari kebijakan, prosedur, dan praktik manajemen untuk mengidentifikasi, menganalisis, menilai, merawat, dan memantau risiko. </w:t>
            </w:r>
            <w:r w:rsidR="00AF150D">
              <w:rPr>
                <w:rFonts w:eastAsia="Arial" w:cstheme="minorHAnsi"/>
                <w:color w:val="000000"/>
                <w:sz w:val="24"/>
                <w:szCs w:val="24"/>
                <w:lang w:val="en-GB"/>
              </w:rPr>
              <w:t>DMB</w:t>
            </w:r>
            <w:r w:rsidRPr="00A71EFF">
              <w:rPr>
                <w:rFonts w:eastAsia="Arial" w:cstheme="minorHAnsi"/>
                <w:color w:val="000000"/>
                <w:sz w:val="24"/>
                <w:szCs w:val="24"/>
              </w:rPr>
              <w:t xml:space="preserve"> telah menerapkan kebijakan manajemen risiko keamanan informasi dengan mempertimbangkan:</w:t>
            </w:r>
          </w:p>
          <w:p w14:paraId="7B4A4181" w14:textId="018779EB" w:rsidR="005A527A" w:rsidRPr="00781421" w:rsidRDefault="005A527A" w:rsidP="005A527A">
            <w:pPr>
              <w:widowControl w:val="0"/>
              <w:numPr>
                <w:ilvl w:val="1"/>
                <w:numId w:val="3"/>
              </w:numPr>
              <w:pBdr>
                <w:top w:val="nil"/>
                <w:left w:val="nil"/>
                <w:bottom w:val="nil"/>
                <w:right w:val="nil"/>
                <w:between w:val="nil"/>
              </w:pBdr>
              <w:spacing w:before="0" w:after="0" w:line="360" w:lineRule="auto"/>
              <w:ind w:left="1020" w:right="95" w:hanging="283"/>
              <w:rPr>
                <w:rFonts w:eastAsia="Arial" w:cstheme="minorHAnsi"/>
                <w:sz w:val="24"/>
                <w:szCs w:val="24"/>
                <w:lang w:val="id"/>
              </w:rPr>
            </w:pPr>
            <w:r w:rsidRPr="00781421">
              <w:rPr>
                <w:rFonts w:eastAsia="Arial" w:cstheme="minorHAnsi"/>
                <w:sz w:val="24"/>
                <w:szCs w:val="24"/>
                <w:lang w:val="id"/>
              </w:rPr>
              <w:t xml:space="preserve">Menetapkan kerangka kerja </w:t>
            </w:r>
            <w:r w:rsidR="00AF150D">
              <w:rPr>
                <w:rFonts w:eastAsia="Arial" w:cstheme="minorHAnsi"/>
                <w:sz w:val="24"/>
                <w:szCs w:val="24"/>
                <w:lang w:val="en-GB"/>
              </w:rPr>
              <w:t>DMB</w:t>
            </w:r>
            <w:r w:rsidRPr="00781421">
              <w:rPr>
                <w:rFonts w:eastAsia="Arial" w:cstheme="minorHAnsi"/>
                <w:sz w:val="24"/>
                <w:szCs w:val="24"/>
                <w:lang w:val="id"/>
              </w:rPr>
              <w:t xml:space="preserve"> untuk Manajemen Risiko sebagai persyaratan pemenuhan standarisasi ISO 27001:2013 terkait Sistem Manajemen Keamanan Informasi (SMKI).</w:t>
            </w:r>
          </w:p>
          <w:p w14:paraId="6ABFF210" w14:textId="189107A9" w:rsidR="005A527A" w:rsidRPr="00781421" w:rsidRDefault="005A527A" w:rsidP="005A527A">
            <w:pPr>
              <w:widowControl w:val="0"/>
              <w:numPr>
                <w:ilvl w:val="1"/>
                <w:numId w:val="3"/>
              </w:numPr>
              <w:pBdr>
                <w:top w:val="nil"/>
                <w:left w:val="nil"/>
                <w:bottom w:val="nil"/>
                <w:right w:val="nil"/>
                <w:between w:val="nil"/>
              </w:pBdr>
              <w:spacing w:before="0" w:after="0" w:line="360" w:lineRule="auto"/>
              <w:ind w:left="1020" w:right="95" w:hanging="283"/>
              <w:rPr>
                <w:rFonts w:eastAsia="Arial" w:cstheme="minorHAnsi"/>
                <w:sz w:val="24"/>
                <w:szCs w:val="24"/>
                <w:lang w:val="id"/>
              </w:rPr>
            </w:pPr>
            <w:r w:rsidRPr="00781421">
              <w:rPr>
                <w:rFonts w:eastAsia="Arial" w:cstheme="minorHAnsi"/>
                <w:sz w:val="24"/>
                <w:szCs w:val="24"/>
                <w:lang w:val="id"/>
              </w:rPr>
              <w:t xml:space="preserve">Mengonfirmasi komitmen </w:t>
            </w:r>
            <w:r w:rsidR="00AF150D">
              <w:rPr>
                <w:rFonts w:eastAsia="Arial" w:cstheme="minorHAnsi"/>
                <w:sz w:val="24"/>
                <w:szCs w:val="24"/>
                <w:lang w:val="en-GB"/>
              </w:rPr>
              <w:t>DMB</w:t>
            </w:r>
            <w:r w:rsidRPr="00781421">
              <w:rPr>
                <w:rFonts w:eastAsia="Arial" w:cstheme="minorHAnsi"/>
                <w:sz w:val="24"/>
                <w:szCs w:val="24"/>
                <w:lang w:val="id"/>
              </w:rPr>
              <w:t xml:space="preserve"> terhadap manajemen risiko dan menetapkan tanggung jawab, wewenang, dan hubungan antar staf yang melakukan dan memverifikasi pekerjaan yang mempengaruhi manajemen</w:t>
            </w:r>
            <w:r w:rsidRPr="00781421">
              <w:rPr>
                <w:rFonts w:eastAsia="Arial" w:cstheme="minorHAnsi"/>
                <w:sz w:val="24"/>
                <w:szCs w:val="24"/>
                <w:lang w:val="en-GB"/>
              </w:rPr>
              <w:t xml:space="preserve"> </w:t>
            </w:r>
            <w:r w:rsidRPr="00781421">
              <w:rPr>
                <w:rFonts w:eastAsia="Arial" w:cstheme="minorHAnsi"/>
                <w:sz w:val="24"/>
                <w:szCs w:val="24"/>
                <w:lang w:val="id"/>
              </w:rPr>
              <w:lastRenderedPageBreak/>
              <w:t>risiko;</w:t>
            </w:r>
          </w:p>
          <w:p w14:paraId="60B647EC" w14:textId="34952B09" w:rsidR="005A527A" w:rsidRPr="00781421" w:rsidRDefault="005A527A" w:rsidP="005A527A">
            <w:pPr>
              <w:widowControl w:val="0"/>
              <w:numPr>
                <w:ilvl w:val="1"/>
                <w:numId w:val="3"/>
              </w:numPr>
              <w:pBdr>
                <w:top w:val="nil"/>
                <w:left w:val="nil"/>
                <w:bottom w:val="nil"/>
                <w:right w:val="nil"/>
                <w:between w:val="nil"/>
              </w:pBdr>
              <w:spacing w:before="0" w:after="0" w:line="360" w:lineRule="auto"/>
              <w:ind w:left="1020" w:right="95" w:hanging="283"/>
              <w:rPr>
                <w:rFonts w:eastAsia="Arial" w:cstheme="minorHAnsi"/>
                <w:sz w:val="24"/>
                <w:szCs w:val="24"/>
                <w:lang w:val="id"/>
              </w:rPr>
            </w:pPr>
            <w:r w:rsidRPr="00781421">
              <w:rPr>
                <w:rFonts w:eastAsia="Arial" w:cstheme="minorHAnsi"/>
                <w:sz w:val="24"/>
                <w:szCs w:val="24"/>
                <w:lang w:val="id"/>
              </w:rPr>
              <w:t xml:space="preserve">Mensyaratkan kebijakan </w:t>
            </w:r>
            <w:r>
              <w:rPr>
                <w:rFonts w:eastAsia="Arial" w:cstheme="minorHAnsi"/>
                <w:sz w:val="24"/>
                <w:szCs w:val="24"/>
                <w:lang w:val="en-US"/>
              </w:rPr>
              <w:t xml:space="preserve">agar </w:t>
            </w:r>
            <w:r w:rsidRPr="00781421">
              <w:rPr>
                <w:rFonts w:eastAsia="Arial" w:cstheme="minorHAnsi"/>
                <w:sz w:val="24"/>
                <w:szCs w:val="24"/>
                <w:lang w:val="id"/>
              </w:rPr>
              <w:t xml:space="preserve">dipahami, diterapkan, dan dipelihara di semua tingkatan </w:t>
            </w:r>
            <w:r w:rsidR="00AF150D">
              <w:rPr>
                <w:rFonts w:eastAsia="Arial" w:cstheme="minorHAnsi"/>
                <w:sz w:val="24"/>
                <w:szCs w:val="24"/>
                <w:lang w:val="en-GB"/>
              </w:rPr>
              <w:t>DMB</w:t>
            </w:r>
            <w:r w:rsidRPr="00781421">
              <w:rPr>
                <w:rFonts w:eastAsia="Arial" w:cstheme="minorHAnsi"/>
                <w:sz w:val="24"/>
                <w:szCs w:val="24"/>
                <w:lang w:val="id"/>
              </w:rPr>
              <w:t>; dan</w:t>
            </w:r>
          </w:p>
          <w:p w14:paraId="4BF20917" w14:textId="06F48D04" w:rsidR="005A527A" w:rsidRPr="00781421" w:rsidRDefault="005A527A" w:rsidP="005A527A">
            <w:pPr>
              <w:widowControl w:val="0"/>
              <w:numPr>
                <w:ilvl w:val="1"/>
                <w:numId w:val="3"/>
              </w:numPr>
              <w:pBdr>
                <w:top w:val="nil"/>
                <w:left w:val="nil"/>
                <w:bottom w:val="nil"/>
                <w:right w:val="nil"/>
                <w:between w:val="nil"/>
              </w:pBdr>
              <w:spacing w:before="0" w:after="0" w:line="360" w:lineRule="auto"/>
              <w:ind w:left="1020" w:right="95" w:hanging="283"/>
              <w:rPr>
                <w:rFonts w:eastAsia="Arial" w:cstheme="minorHAnsi"/>
                <w:sz w:val="24"/>
                <w:szCs w:val="24"/>
                <w:lang w:val="id"/>
              </w:rPr>
            </w:pPr>
            <w:r w:rsidRPr="00781421">
              <w:rPr>
                <w:rFonts w:eastAsia="Arial" w:cstheme="minorHAnsi"/>
                <w:sz w:val="24"/>
                <w:szCs w:val="24"/>
                <w:lang w:val="id"/>
              </w:rPr>
              <w:t xml:space="preserve">Mengoordinasikan manajemen risiko melalui fungsi </w:t>
            </w:r>
            <w:r w:rsidRPr="00FE79FB">
              <w:rPr>
                <w:rFonts w:eastAsia="Arial" w:cstheme="minorHAnsi"/>
                <w:i/>
                <w:sz w:val="24"/>
                <w:szCs w:val="24"/>
                <w:lang w:val="id"/>
              </w:rPr>
              <w:t xml:space="preserve">Risk </w:t>
            </w:r>
            <w:r w:rsidRPr="008E3912">
              <w:rPr>
                <w:rFonts w:eastAsia="Arial" w:cstheme="minorHAnsi"/>
                <w:i/>
                <w:sz w:val="24"/>
                <w:szCs w:val="24"/>
                <w:lang w:val="id"/>
              </w:rPr>
              <w:t>Mana</w:t>
            </w:r>
            <w:r w:rsidRPr="008E3912">
              <w:rPr>
                <w:rFonts w:eastAsia="Arial" w:cstheme="minorHAnsi"/>
                <w:i/>
                <w:sz w:val="24"/>
                <w:szCs w:val="24"/>
                <w:lang w:val="en-US"/>
              </w:rPr>
              <w:t>g</w:t>
            </w:r>
            <w:r w:rsidRPr="008E3912">
              <w:rPr>
                <w:rFonts w:eastAsia="Arial" w:cstheme="minorHAnsi"/>
                <w:i/>
                <w:sz w:val="24"/>
                <w:szCs w:val="24"/>
                <w:lang w:val="id"/>
              </w:rPr>
              <w:t>emen</w:t>
            </w:r>
            <w:r w:rsidRPr="008E3912">
              <w:rPr>
                <w:rFonts w:eastAsia="Arial" w:cstheme="minorHAnsi"/>
                <w:i/>
                <w:sz w:val="24"/>
                <w:szCs w:val="24"/>
                <w:lang w:val="en-US"/>
              </w:rPr>
              <w:t>t</w:t>
            </w:r>
            <w:r w:rsidRPr="00781421">
              <w:rPr>
                <w:rFonts w:eastAsia="Arial" w:cstheme="minorHAnsi"/>
                <w:sz w:val="24"/>
                <w:szCs w:val="24"/>
                <w:lang w:val="id"/>
              </w:rPr>
              <w:t xml:space="preserve"> beserta Komite terkait yang perannya adalah untuk meninjau secara sistematis berbagai risiko bisnis yang terkait dengan </w:t>
            </w:r>
            <w:r w:rsidR="00AF150D">
              <w:rPr>
                <w:rFonts w:eastAsia="Arial" w:cstheme="minorHAnsi"/>
                <w:sz w:val="24"/>
                <w:szCs w:val="24"/>
                <w:lang w:val="en-GB"/>
              </w:rPr>
              <w:t>DMB</w:t>
            </w:r>
            <w:r w:rsidRPr="00781421">
              <w:rPr>
                <w:rFonts w:eastAsia="Arial" w:cstheme="minorHAnsi"/>
                <w:sz w:val="24"/>
                <w:szCs w:val="24"/>
                <w:lang w:val="id"/>
              </w:rPr>
              <w:t xml:space="preserve">, termasuk untuk mengembangkan kerangka kerja untuk menilai dan memantau risiko-risiko tersebut dan untuk melaporkan risiko kepada </w:t>
            </w:r>
            <w:r w:rsidRPr="00781421">
              <w:rPr>
                <w:rFonts w:eastAsia="Arial" w:cstheme="minorHAnsi"/>
                <w:i/>
                <w:sz w:val="24"/>
                <w:szCs w:val="24"/>
                <w:lang w:val="id"/>
              </w:rPr>
              <w:t xml:space="preserve">Management/Board of Director </w:t>
            </w:r>
            <w:r w:rsidRPr="00781421">
              <w:rPr>
                <w:rFonts w:eastAsia="Arial" w:cstheme="minorHAnsi"/>
                <w:sz w:val="24"/>
                <w:szCs w:val="24"/>
                <w:lang w:val="id"/>
              </w:rPr>
              <w:t xml:space="preserve">maupun </w:t>
            </w:r>
            <w:r w:rsidRPr="00781421">
              <w:rPr>
                <w:rFonts w:eastAsia="Arial" w:cstheme="minorHAnsi"/>
                <w:i/>
                <w:sz w:val="24"/>
                <w:szCs w:val="24"/>
                <w:lang w:val="id"/>
              </w:rPr>
              <w:t xml:space="preserve">Management Representatives </w:t>
            </w:r>
            <w:r w:rsidRPr="00781421">
              <w:rPr>
                <w:rFonts w:eastAsia="Arial" w:cstheme="minorHAnsi"/>
                <w:sz w:val="24"/>
                <w:szCs w:val="24"/>
                <w:lang w:val="id"/>
              </w:rPr>
              <w:t>tentang masalah-masalah terkait risiko.</w:t>
            </w:r>
          </w:p>
          <w:p w14:paraId="1F53A7D3" w14:textId="1CB3B548" w:rsidR="005A527A" w:rsidRPr="00781421" w:rsidRDefault="005A527A" w:rsidP="005A527A">
            <w:pPr>
              <w:pStyle w:val="ListParagraph"/>
              <w:numPr>
                <w:ilvl w:val="1"/>
                <w:numId w:val="2"/>
              </w:numPr>
              <w:spacing w:line="360" w:lineRule="auto"/>
              <w:ind w:left="737" w:hanging="284"/>
              <w:rPr>
                <w:rFonts w:eastAsia="Arial" w:cstheme="minorHAnsi"/>
                <w:sz w:val="24"/>
                <w:szCs w:val="24"/>
                <w:lang w:val="en-GB"/>
              </w:rPr>
            </w:pPr>
            <w:r w:rsidRPr="00781421">
              <w:rPr>
                <w:rFonts w:eastAsia="Arial" w:cstheme="minorHAnsi"/>
                <w:sz w:val="24"/>
                <w:szCs w:val="24"/>
                <w:lang w:val="en-GB"/>
              </w:rPr>
              <w:t xml:space="preserve">Dalam mengelola risiko Keamanan Informasi, </w:t>
            </w:r>
            <w:r w:rsidR="00AF150D">
              <w:rPr>
                <w:rFonts w:eastAsia="Arial" w:cstheme="minorHAnsi"/>
                <w:sz w:val="24"/>
                <w:szCs w:val="24"/>
                <w:lang w:val="en-GB"/>
              </w:rPr>
              <w:t>DMB</w:t>
            </w:r>
            <w:r w:rsidRPr="00781421">
              <w:rPr>
                <w:rFonts w:eastAsia="Arial" w:cstheme="minorHAnsi"/>
                <w:sz w:val="24"/>
                <w:szCs w:val="24"/>
                <w:lang w:val="en-GB"/>
              </w:rPr>
              <w:t xml:space="preserve"> berkomitmen untuk:</w:t>
            </w:r>
          </w:p>
          <w:p w14:paraId="675A15C7" w14:textId="77777777" w:rsidR="005A527A" w:rsidRPr="00781421" w:rsidRDefault="005A527A" w:rsidP="005A527A">
            <w:pPr>
              <w:pStyle w:val="ListParagraph"/>
              <w:numPr>
                <w:ilvl w:val="0"/>
                <w:numId w:val="4"/>
              </w:numPr>
              <w:spacing w:line="360" w:lineRule="auto"/>
              <w:ind w:left="1020" w:hanging="283"/>
              <w:rPr>
                <w:rFonts w:eastAsia="Arial" w:cstheme="minorHAnsi"/>
                <w:sz w:val="24"/>
                <w:szCs w:val="24"/>
                <w:lang w:val="en-GB"/>
              </w:rPr>
            </w:pPr>
            <w:r w:rsidRPr="00781421">
              <w:rPr>
                <w:rFonts w:eastAsia="Arial" w:cstheme="minorHAnsi"/>
                <w:sz w:val="24"/>
                <w:szCs w:val="24"/>
                <w:lang w:val="en-GB"/>
              </w:rPr>
              <w:t xml:space="preserve">Menyediakan fasilitas dan lingkungan yang akan melindungi stafnya, klien dan publik dari </w:t>
            </w:r>
            <w:r w:rsidRPr="00781421">
              <w:rPr>
                <w:rFonts w:eastAsia="Arial" w:cstheme="minorHAnsi"/>
                <w:sz w:val="24"/>
                <w:szCs w:val="24"/>
                <w:lang w:val="en-GB"/>
              </w:rPr>
              <w:lastRenderedPageBreak/>
              <w:t>cedera pribadi atau kerusakan pada properti mereka, sejauh yang disyaratkan oleh hukum, yang membatasi tanggung jawab pada apa yang wajar dalam semua keadaan; mengelola dengan baik dana yang menjadi miliknya; dan</w:t>
            </w:r>
          </w:p>
          <w:p w14:paraId="0602621E" w14:textId="3450EC59" w:rsidR="005A527A" w:rsidRPr="00781421" w:rsidRDefault="005A527A" w:rsidP="005A527A">
            <w:pPr>
              <w:pStyle w:val="ListParagraph"/>
              <w:numPr>
                <w:ilvl w:val="0"/>
                <w:numId w:val="4"/>
              </w:numPr>
              <w:spacing w:line="360" w:lineRule="auto"/>
              <w:ind w:left="1020" w:hanging="283"/>
              <w:rPr>
                <w:rFonts w:eastAsia="Arial" w:cstheme="minorHAnsi"/>
                <w:sz w:val="24"/>
                <w:szCs w:val="24"/>
                <w:lang w:val="en-GB"/>
              </w:rPr>
            </w:pPr>
            <w:r w:rsidRPr="00781421">
              <w:rPr>
                <w:rFonts w:eastAsia="Arial" w:cstheme="minorHAnsi"/>
                <w:sz w:val="24"/>
                <w:szCs w:val="24"/>
                <w:lang w:val="en-GB"/>
              </w:rPr>
              <w:t xml:space="preserve">Memelihara aset informasi yang berhubungan dengan pengelolaan informasi beserta risiko yang melekat pada masing-masing aset di lingkungan </w:t>
            </w:r>
            <w:r w:rsidR="00AF150D">
              <w:rPr>
                <w:rFonts w:eastAsia="Arial" w:cstheme="minorHAnsi"/>
                <w:sz w:val="24"/>
                <w:szCs w:val="24"/>
                <w:lang w:val="en-GB"/>
              </w:rPr>
              <w:t>DMB</w:t>
            </w:r>
            <w:r w:rsidRPr="00781421">
              <w:rPr>
                <w:rFonts w:eastAsia="Arial" w:cstheme="minorHAnsi"/>
                <w:sz w:val="24"/>
                <w:szCs w:val="24"/>
                <w:lang w:val="en-GB"/>
              </w:rPr>
              <w:t>.</w:t>
            </w:r>
          </w:p>
          <w:p w14:paraId="247ABED0" w14:textId="38829370" w:rsidR="005A527A" w:rsidRPr="00781421" w:rsidRDefault="005A527A" w:rsidP="005A527A">
            <w:pPr>
              <w:pStyle w:val="ListParagraph"/>
              <w:numPr>
                <w:ilvl w:val="0"/>
                <w:numId w:val="4"/>
              </w:numPr>
              <w:spacing w:line="360" w:lineRule="auto"/>
              <w:ind w:left="1020" w:hanging="283"/>
              <w:rPr>
                <w:rFonts w:eastAsia="Arial" w:cstheme="minorHAnsi"/>
                <w:sz w:val="24"/>
                <w:szCs w:val="24"/>
                <w:lang w:val="en-GB"/>
              </w:rPr>
            </w:pPr>
            <w:r w:rsidRPr="00781421">
              <w:rPr>
                <w:rFonts w:eastAsia="Arial" w:cstheme="minorHAnsi"/>
                <w:sz w:val="24"/>
                <w:szCs w:val="24"/>
                <w:lang w:val="en-GB"/>
              </w:rPr>
              <w:t xml:space="preserve">Tidak ada kontrak, perjanjian atau kewajiban yang terikat pada </w:t>
            </w:r>
            <w:r w:rsidR="00AF150D">
              <w:rPr>
                <w:rFonts w:eastAsia="Arial" w:cstheme="minorHAnsi"/>
                <w:sz w:val="24"/>
                <w:szCs w:val="24"/>
                <w:lang w:val="en-GB"/>
              </w:rPr>
              <w:t>DMB</w:t>
            </w:r>
            <w:r w:rsidRPr="00781421">
              <w:rPr>
                <w:rFonts w:eastAsia="Arial" w:cstheme="minorHAnsi"/>
                <w:sz w:val="24"/>
                <w:szCs w:val="24"/>
                <w:lang w:val="en-GB"/>
              </w:rPr>
              <w:t xml:space="preserve"> tanpa penilaian risiko sebelumnya dan izin dari perspektif manajemen risiko.</w:t>
            </w:r>
          </w:p>
          <w:p w14:paraId="13F707F5" w14:textId="4BFE6538" w:rsidR="005A527A" w:rsidRPr="00781421" w:rsidRDefault="005A527A" w:rsidP="005A527A">
            <w:pPr>
              <w:pStyle w:val="ListParagraph"/>
              <w:numPr>
                <w:ilvl w:val="1"/>
                <w:numId w:val="2"/>
              </w:numPr>
              <w:spacing w:line="360" w:lineRule="auto"/>
              <w:ind w:left="737" w:hanging="284"/>
              <w:rPr>
                <w:rFonts w:eastAsia="Arial" w:cstheme="minorHAnsi"/>
                <w:sz w:val="24"/>
                <w:szCs w:val="24"/>
                <w:lang w:val="en-GB"/>
              </w:rPr>
            </w:pPr>
            <w:r w:rsidRPr="00781421">
              <w:rPr>
                <w:rFonts w:eastAsia="Arial" w:cstheme="minorHAnsi"/>
                <w:sz w:val="24"/>
                <w:szCs w:val="24"/>
                <w:lang w:val="en-GB"/>
              </w:rPr>
              <w:t xml:space="preserve">Penilaian Risiko Keamanan Informasi harus diselaraskan dengan Manajemen Risiko Perusahaan dan metodologi dari fungsi </w:t>
            </w:r>
            <w:r w:rsidRPr="008E3912">
              <w:rPr>
                <w:rFonts w:eastAsia="Arial" w:cstheme="minorHAnsi"/>
                <w:i/>
                <w:sz w:val="24"/>
                <w:szCs w:val="24"/>
                <w:lang w:val="en-GB"/>
              </w:rPr>
              <w:t>Risk Management</w:t>
            </w:r>
            <w:r w:rsidRPr="00781421">
              <w:rPr>
                <w:rFonts w:eastAsia="Arial" w:cstheme="minorHAnsi"/>
                <w:sz w:val="24"/>
                <w:szCs w:val="24"/>
                <w:lang w:val="en-GB"/>
              </w:rPr>
              <w:t xml:space="preserve"> sebagaimana didefinisikan dalam Kebijakan dan Kerangka Kerja Manajemen Risiko Operasional </w:t>
            </w:r>
            <w:r w:rsidR="00AF150D">
              <w:rPr>
                <w:rFonts w:eastAsia="Arial" w:cstheme="minorHAnsi"/>
                <w:sz w:val="24"/>
                <w:szCs w:val="24"/>
                <w:lang w:val="en-GB"/>
              </w:rPr>
              <w:t>PT Didi Max Berjangka</w:t>
            </w:r>
            <w:r w:rsidRPr="00781421">
              <w:rPr>
                <w:rFonts w:eastAsia="Arial" w:cstheme="minorHAnsi"/>
                <w:sz w:val="24"/>
                <w:szCs w:val="24"/>
                <w:lang w:val="en-GB"/>
              </w:rPr>
              <w:t xml:space="preserve">. </w:t>
            </w:r>
            <w:r w:rsidRPr="00BD18C9">
              <w:rPr>
                <w:rFonts w:eastAsia="Arial" w:cstheme="minorHAnsi"/>
                <w:sz w:val="24"/>
                <w:szCs w:val="24"/>
                <w:lang w:val="en-GB"/>
              </w:rPr>
              <w:lastRenderedPageBreak/>
              <w:t xml:space="preserve">Kerangka Manajemen Risiko Keamanan Informasi disusun juga berdasarkan standar </w:t>
            </w:r>
            <w:r w:rsidRPr="00BD18C9">
              <w:rPr>
                <w:rFonts w:eastAsia="Arial" w:cstheme="minorHAnsi"/>
                <w:i/>
                <w:sz w:val="24"/>
                <w:szCs w:val="24"/>
                <w:lang w:val="en-GB"/>
              </w:rPr>
              <w:t>best practice</w:t>
            </w:r>
            <w:r w:rsidRPr="00BD18C9">
              <w:rPr>
                <w:rFonts w:eastAsia="Arial" w:cstheme="minorHAnsi"/>
                <w:sz w:val="24"/>
                <w:szCs w:val="24"/>
                <w:lang w:val="en-GB"/>
              </w:rPr>
              <w:t xml:space="preserve"> lainnya</w:t>
            </w:r>
            <w:r w:rsidR="00423042" w:rsidRPr="00BD18C9">
              <w:rPr>
                <w:rFonts w:eastAsia="Arial" w:cstheme="minorHAnsi"/>
                <w:sz w:val="24"/>
                <w:szCs w:val="24"/>
                <w:lang w:val="en-GB"/>
              </w:rPr>
              <w:t xml:space="preserve"> </w:t>
            </w:r>
            <w:r w:rsidRPr="00BD18C9">
              <w:rPr>
                <w:rFonts w:eastAsia="Arial" w:cstheme="minorHAnsi"/>
                <w:sz w:val="24"/>
                <w:szCs w:val="24"/>
                <w:lang w:val="en-GB"/>
              </w:rPr>
              <w:t xml:space="preserve">yang bertujuan untuk menyediakan kerangka kerja </w:t>
            </w:r>
            <w:proofErr w:type="gramStart"/>
            <w:r w:rsidR="0028121A" w:rsidRPr="00BD18C9">
              <w:rPr>
                <w:rFonts w:eastAsia="Arial" w:cstheme="minorHAnsi"/>
                <w:sz w:val="24"/>
                <w:szCs w:val="24"/>
                <w:lang w:val="en-GB"/>
              </w:rPr>
              <w:t xml:space="preserve">dengan </w:t>
            </w:r>
            <w:r w:rsidRPr="00BD18C9">
              <w:rPr>
                <w:rFonts w:eastAsia="Arial" w:cstheme="minorHAnsi"/>
                <w:sz w:val="24"/>
                <w:szCs w:val="24"/>
                <w:lang w:val="en-GB"/>
              </w:rPr>
              <w:t xml:space="preserve"> pendekatan</w:t>
            </w:r>
            <w:proofErr w:type="gramEnd"/>
            <w:r w:rsidRPr="00BD18C9">
              <w:rPr>
                <w:rFonts w:eastAsia="Arial" w:cstheme="minorHAnsi"/>
                <w:sz w:val="24"/>
                <w:szCs w:val="24"/>
                <w:lang w:val="en-GB"/>
              </w:rPr>
              <w:t xml:space="preserve"> yang</w:t>
            </w:r>
            <w:r w:rsidR="0028121A" w:rsidRPr="00BD18C9">
              <w:rPr>
                <w:rFonts w:eastAsia="Arial" w:cstheme="minorHAnsi"/>
                <w:sz w:val="24"/>
                <w:szCs w:val="24"/>
                <w:lang w:val="en-GB"/>
              </w:rPr>
              <w:t xml:space="preserve"> </w:t>
            </w:r>
            <w:r w:rsidRPr="00BD18C9">
              <w:rPr>
                <w:rFonts w:eastAsia="Arial" w:cstheme="minorHAnsi"/>
                <w:sz w:val="24"/>
                <w:szCs w:val="24"/>
                <w:lang w:val="en-GB"/>
              </w:rPr>
              <w:t>komprehensif</w:t>
            </w:r>
            <w:r w:rsidR="00B86C7B">
              <w:rPr>
                <w:rFonts w:eastAsia="Arial" w:cstheme="minorHAnsi"/>
                <w:sz w:val="24"/>
                <w:szCs w:val="24"/>
                <w:lang w:val="en-GB"/>
              </w:rPr>
              <w:t xml:space="preserve"> se</w:t>
            </w:r>
            <w:r w:rsidR="00782E42">
              <w:rPr>
                <w:rFonts w:eastAsia="Arial" w:cstheme="minorHAnsi"/>
                <w:sz w:val="24"/>
                <w:szCs w:val="24"/>
                <w:lang w:val="en-GB"/>
              </w:rPr>
              <w:t>hingga mampu</w:t>
            </w:r>
            <w:r w:rsidRPr="00781421">
              <w:rPr>
                <w:rFonts w:eastAsia="Arial" w:cstheme="minorHAnsi"/>
                <w:sz w:val="24"/>
                <w:szCs w:val="24"/>
                <w:lang w:val="en-GB"/>
              </w:rPr>
              <w:t xml:space="preserve"> </w:t>
            </w:r>
            <w:r w:rsidR="00BD18C9">
              <w:rPr>
                <w:rFonts w:eastAsia="Arial" w:cstheme="minorHAnsi"/>
                <w:sz w:val="24"/>
                <w:szCs w:val="24"/>
                <w:lang w:val="en-GB"/>
              </w:rPr>
              <w:t>menjamin</w:t>
            </w:r>
            <w:r w:rsidRPr="00781421">
              <w:rPr>
                <w:rFonts w:eastAsia="Arial" w:cstheme="minorHAnsi"/>
                <w:sz w:val="24"/>
                <w:szCs w:val="24"/>
                <w:lang w:val="en-GB"/>
              </w:rPr>
              <w:t xml:space="preserve"> efektivitas manajemen risiko yang berkelanjutan</w:t>
            </w:r>
            <w:r w:rsidR="00BD18C9">
              <w:rPr>
                <w:rFonts w:eastAsia="Arial" w:cstheme="minorHAnsi"/>
                <w:sz w:val="24"/>
                <w:szCs w:val="24"/>
                <w:lang w:val="en-GB"/>
              </w:rPr>
              <w:t xml:space="preserve"> melalui adanya </w:t>
            </w:r>
            <w:r w:rsidRPr="00781421">
              <w:rPr>
                <w:rFonts w:eastAsia="Arial" w:cstheme="minorHAnsi"/>
                <w:sz w:val="24"/>
                <w:szCs w:val="24"/>
                <w:lang w:val="en-GB"/>
              </w:rPr>
              <w:t>komitmen yang kuat dan berkelanjutan dari manajemen Perusahaan, serta perencanaan strategis untuk mencapai komitmen di semua tingkatan Perusahaan. Manajemen Risiko Keamanan Informasi harus mampu untuk:</w:t>
            </w:r>
          </w:p>
          <w:p w14:paraId="06F9060B"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Mendefinisikan dan mendukung kebijakan manajemen risiko;</w:t>
            </w:r>
          </w:p>
          <w:p w14:paraId="1A6984C7"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Memastikan budaya dan risiko Perusahaan;</w:t>
            </w:r>
          </w:p>
          <w:p w14:paraId="5D178348"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Kebijakan manajemen selaras;</w:t>
            </w:r>
          </w:p>
          <w:p w14:paraId="6A145BD0"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Menentukan indikator kinerja manajemen risiko yang selaras dengan indikator kinerja Perusahaan;</w:t>
            </w:r>
          </w:p>
          <w:p w14:paraId="2A1321AA"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lastRenderedPageBreak/>
              <w:t>Menyelaraskan tujuan manajemen risiko keamanan informasi dengan tujuan dan strategi Perusahaan;</w:t>
            </w:r>
          </w:p>
          <w:p w14:paraId="3AFF4E33"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Memastikan kepatuhan hukum dan peraturan;</w:t>
            </w:r>
          </w:p>
          <w:p w14:paraId="6F67D364"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Menetapkan akuntabilitas dan tanggung jawab pada tingkat yang sesuai dalam Perusahaan;</w:t>
            </w:r>
          </w:p>
          <w:p w14:paraId="7D258D80"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Memastikan bahwa sumber daya yang diperlukan dialokasikan untuk manajemen risiko;</w:t>
            </w:r>
          </w:p>
          <w:p w14:paraId="24B2502D" w14:textId="77777777" w:rsidR="005A527A" w:rsidRPr="00781421" w:rsidRDefault="005A527A" w:rsidP="005A527A">
            <w:pPr>
              <w:pStyle w:val="ListParagraph"/>
              <w:numPr>
                <w:ilvl w:val="0"/>
                <w:numId w:val="5"/>
              </w:numPr>
              <w:spacing w:line="360" w:lineRule="auto"/>
              <w:ind w:left="1020" w:hanging="283"/>
              <w:rPr>
                <w:rFonts w:eastAsia="Arial" w:cstheme="minorHAnsi"/>
                <w:sz w:val="24"/>
                <w:szCs w:val="24"/>
                <w:lang w:val="en-GB"/>
              </w:rPr>
            </w:pPr>
            <w:r w:rsidRPr="00781421">
              <w:rPr>
                <w:rFonts w:eastAsia="Arial" w:cstheme="minorHAnsi"/>
                <w:sz w:val="24"/>
                <w:szCs w:val="24"/>
                <w:lang w:val="en-GB"/>
              </w:rPr>
              <w:t>Meng</w:t>
            </w:r>
            <w:del w:id="23" w:author="Magdalena Samosir" w:date="2023-03-08T13:13:00Z">
              <w:r w:rsidRPr="00781421" w:rsidDel="00C2115C">
                <w:rPr>
                  <w:rFonts w:eastAsia="Arial" w:cstheme="minorHAnsi"/>
                  <w:sz w:val="24"/>
                  <w:szCs w:val="24"/>
                  <w:lang w:val="en-GB"/>
                </w:rPr>
                <w:delText>k</w:delText>
              </w:r>
            </w:del>
            <w:r w:rsidRPr="00781421">
              <w:rPr>
                <w:rFonts w:eastAsia="Arial" w:cstheme="minorHAnsi"/>
                <w:sz w:val="24"/>
                <w:szCs w:val="24"/>
                <w:lang w:val="en-GB"/>
              </w:rPr>
              <w:t>omunikasikan manfaat manajemen risiko kepada semua pemangku kepentingan.</w:t>
            </w:r>
          </w:p>
          <w:p w14:paraId="56BA2ADD" w14:textId="29190E41" w:rsidR="005A527A" w:rsidRPr="005A527A" w:rsidRDefault="005A527A" w:rsidP="005A527A">
            <w:pPr>
              <w:pStyle w:val="ListParagraph"/>
              <w:numPr>
                <w:ilvl w:val="0"/>
                <w:numId w:val="5"/>
              </w:numPr>
              <w:spacing w:after="240" w:line="360" w:lineRule="auto"/>
              <w:ind w:left="1020" w:hanging="284"/>
              <w:contextualSpacing w:val="0"/>
              <w:rPr>
                <w:rFonts w:eastAsia="Arial" w:cstheme="minorHAnsi"/>
                <w:sz w:val="24"/>
                <w:szCs w:val="24"/>
                <w:lang w:val="en-GB"/>
              </w:rPr>
            </w:pPr>
            <w:r w:rsidRPr="00781421">
              <w:rPr>
                <w:rFonts w:eastAsia="Arial" w:cstheme="minorHAnsi"/>
                <w:sz w:val="24"/>
                <w:szCs w:val="24"/>
                <w:lang w:val="en-GB"/>
              </w:rPr>
              <w:t>Menjadi acuan dalam menentukan pengendalian risiko yang sesuai maupun penentuan selera risiko Perusahaan dalam operasional maupun dengan konteks keamanan informasi.</w:t>
            </w:r>
          </w:p>
        </w:tc>
        <w:tc>
          <w:tcPr>
            <w:tcW w:w="236" w:type="dxa"/>
          </w:tcPr>
          <w:p w14:paraId="3F0B4DC1" w14:textId="77777777" w:rsidR="005A527A" w:rsidRPr="007B6EA1" w:rsidRDefault="005A527A">
            <w:pPr>
              <w:spacing w:before="0" w:after="0" w:line="360" w:lineRule="auto"/>
              <w:rPr>
                <w:rFonts w:cstheme="minorHAnsi"/>
                <w:sz w:val="24"/>
                <w:szCs w:val="24"/>
                <w:lang w:val="en-US"/>
              </w:rPr>
            </w:pPr>
          </w:p>
        </w:tc>
        <w:tc>
          <w:tcPr>
            <w:tcW w:w="4560" w:type="dxa"/>
          </w:tcPr>
          <w:p w14:paraId="11C5A6FE" w14:textId="4D1450AE" w:rsidR="005A527A" w:rsidRDefault="005A527A">
            <w:pPr>
              <w:pStyle w:val="ListParagraph"/>
              <w:numPr>
                <w:ilvl w:val="0"/>
                <w:numId w:val="109"/>
              </w:numPr>
              <w:spacing w:before="0" w:after="0" w:line="360" w:lineRule="auto"/>
              <w:rPr>
                <w:rFonts w:cstheme="minorHAnsi"/>
                <w:i/>
                <w:sz w:val="24"/>
                <w:szCs w:val="24"/>
                <w:lang w:val="en-US"/>
              </w:rPr>
            </w:pPr>
            <w:r w:rsidRPr="005A527A">
              <w:rPr>
                <w:rFonts w:cstheme="minorHAnsi"/>
                <w:i/>
                <w:sz w:val="24"/>
                <w:szCs w:val="24"/>
                <w:lang w:val="en-US"/>
              </w:rPr>
              <w:t xml:space="preserve">Risk Management is defined as the systematic application of management policies, procedures and practices to identify, analyze, assess, treat and monitor risk. </w:t>
            </w:r>
            <w:r w:rsidR="00AF150D">
              <w:rPr>
                <w:rFonts w:cstheme="minorHAnsi"/>
                <w:i/>
                <w:sz w:val="24"/>
                <w:szCs w:val="24"/>
                <w:lang w:val="en-US"/>
              </w:rPr>
              <w:t>DMB</w:t>
            </w:r>
            <w:r w:rsidRPr="005A527A">
              <w:rPr>
                <w:rFonts w:cstheme="minorHAnsi"/>
                <w:i/>
                <w:sz w:val="24"/>
                <w:szCs w:val="24"/>
                <w:lang w:val="en-US"/>
              </w:rPr>
              <w:t xml:space="preserve"> has implemented an information security risk management policy by considering:</w:t>
            </w:r>
          </w:p>
          <w:p w14:paraId="165513C3" w14:textId="77777777" w:rsidR="003F6606" w:rsidRDefault="003F6606" w:rsidP="003F6606">
            <w:pPr>
              <w:spacing w:before="0" w:after="0" w:line="360" w:lineRule="auto"/>
              <w:rPr>
                <w:rFonts w:cstheme="minorHAnsi"/>
                <w:i/>
                <w:sz w:val="24"/>
                <w:szCs w:val="24"/>
                <w:lang w:val="en-US"/>
              </w:rPr>
            </w:pPr>
          </w:p>
          <w:p w14:paraId="323ABFE9" w14:textId="742164DB" w:rsidR="003F6606" w:rsidRDefault="003F6606">
            <w:pPr>
              <w:pStyle w:val="ListParagraph"/>
              <w:numPr>
                <w:ilvl w:val="0"/>
                <w:numId w:val="110"/>
              </w:numPr>
              <w:spacing w:before="0" w:after="0" w:line="360" w:lineRule="auto"/>
              <w:ind w:left="1046"/>
              <w:rPr>
                <w:rFonts w:cstheme="minorHAnsi"/>
                <w:i/>
                <w:sz w:val="24"/>
                <w:szCs w:val="24"/>
                <w:lang w:val="en-US"/>
              </w:rPr>
            </w:pPr>
            <w:r w:rsidRPr="003F6606">
              <w:rPr>
                <w:rFonts w:cstheme="minorHAnsi"/>
                <w:i/>
                <w:sz w:val="24"/>
                <w:szCs w:val="24"/>
                <w:lang w:val="en-US"/>
              </w:rPr>
              <w:t xml:space="preserve">Establish the </w:t>
            </w:r>
            <w:r w:rsidR="00AF150D">
              <w:rPr>
                <w:rFonts w:cstheme="minorHAnsi"/>
                <w:i/>
                <w:sz w:val="24"/>
                <w:szCs w:val="24"/>
                <w:lang w:val="en-US"/>
              </w:rPr>
              <w:t>DMB</w:t>
            </w:r>
            <w:r w:rsidRPr="003F6606">
              <w:rPr>
                <w:rFonts w:cstheme="minorHAnsi"/>
                <w:i/>
                <w:sz w:val="24"/>
                <w:szCs w:val="24"/>
                <w:lang w:val="en-US"/>
              </w:rPr>
              <w:t xml:space="preserve"> framework for Risk Management as a requirement for compliance with ISO 27001:2013 standards related to Information Security Management Systems (ISMS).</w:t>
            </w:r>
          </w:p>
          <w:p w14:paraId="6069454C" w14:textId="384B0250" w:rsidR="003F6606" w:rsidRDefault="003F6606">
            <w:pPr>
              <w:pStyle w:val="ListParagraph"/>
              <w:numPr>
                <w:ilvl w:val="0"/>
                <w:numId w:val="110"/>
              </w:numPr>
              <w:spacing w:before="0" w:after="0" w:line="360" w:lineRule="auto"/>
              <w:ind w:left="1046"/>
              <w:rPr>
                <w:rFonts w:cstheme="minorHAnsi"/>
                <w:i/>
                <w:sz w:val="24"/>
                <w:szCs w:val="24"/>
                <w:lang w:val="en-US"/>
              </w:rPr>
            </w:pPr>
            <w:r w:rsidRPr="003F6606">
              <w:rPr>
                <w:rFonts w:cstheme="minorHAnsi"/>
                <w:i/>
                <w:sz w:val="24"/>
                <w:szCs w:val="24"/>
                <w:lang w:val="en-US"/>
              </w:rPr>
              <w:t xml:space="preserve">Confirm </w:t>
            </w:r>
            <w:r w:rsidR="00AF150D">
              <w:rPr>
                <w:rFonts w:cstheme="minorHAnsi"/>
                <w:i/>
                <w:sz w:val="24"/>
                <w:szCs w:val="24"/>
                <w:lang w:val="en-US"/>
              </w:rPr>
              <w:t>DMB</w:t>
            </w:r>
            <w:r w:rsidRPr="003F6606">
              <w:rPr>
                <w:rFonts w:cstheme="minorHAnsi"/>
                <w:i/>
                <w:sz w:val="24"/>
                <w:szCs w:val="24"/>
                <w:lang w:val="en-US"/>
              </w:rPr>
              <w:t>'s commitment to risk management and define responsibilities, authorities and relationships among staff performing and verifying work affecting risk management;</w:t>
            </w:r>
          </w:p>
          <w:p w14:paraId="71926372" w14:textId="17FE0C2B" w:rsidR="003F6606" w:rsidRDefault="003F6606" w:rsidP="003F6606">
            <w:pPr>
              <w:pStyle w:val="ListParagraph"/>
              <w:spacing w:before="0" w:after="0" w:line="360" w:lineRule="auto"/>
              <w:ind w:left="1046"/>
              <w:rPr>
                <w:rFonts w:cstheme="minorHAnsi"/>
                <w:i/>
                <w:sz w:val="24"/>
                <w:szCs w:val="24"/>
                <w:lang w:val="en-US"/>
              </w:rPr>
            </w:pPr>
          </w:p>
          <w:p w14:paraId="08259BED" w14:textId="77777777" w:rsidR="003F6606" w:rsidRDefault="003F6606" w:rsidP="003F6606">
            <w:pPr>
              <w:pStyle w:val="ListParagraph"/>
              <w:spacing w:before="0" w:after="0" w:line="360" w:lineRule="auto"/>
              <w:ind w:left="1046"/>
              <w:rPr>
                <w:rFonts w:cstheme="minorHAnsi"/>
                <w:i/>
                <w:sz w:val="24"/>
                <w:szCs w:val="24"/>
                <w:lang w:val="en-US"/>
              </w:rPr>
            </w:pPr>
          </w:p>
          <w:p w14:paraId="45D9188C" w14:textId="32F06FC2" w:rsidR="003F6606" w:rsidRDefault="003F6606">
            <w:pPr>
              <w:pStyle w:val="ListParagraph"/>
              <w:numPr>
                <w:ilvl w:val="0"/>
                <w:numId w:val="110"/>
              </w:numPr>
              <w:spacing w:before="0" w:after="0" w:line="360" w:lineRule="auto"/>
              <w:ind w:left="1046"/>
              <w:rPr>
                <w:rFonts w:cstheme="minorHAnsi"/>
                <w:i/>
                <w:sz w:val="24"/>
                <w:szCs w:val="24"/>
                <w:lang w:val="en-US"/>
              </w:rPr>
            </w:pPr>
            <w:r w:rsidRPr="003F6606">
              <w:rPr>
                <w:rFonts w:cstheme="minorHAnsi"/>
                <w:i/>
                <w:sz w:val="24"/>
                <w:szCs w:val="24"/>
                <w:lang w:val="en-US"/>
              </w:rPr>
              <w:t xml:space="preserve">Requires policies to be understood, implemented and maintained at all levels of </w:t>
            </w:r>
            <w:r w:rsidR="00AF150D">
              <w:rPr>
                <w:rFonts w:cstheme="minorHAnsi"/>
                <w:i/>
                <w:sz w:val="24"/>
                <w:szCs w:val="24"/>
                <w:lang w:val="en-US"/>
              </w:rPr>
              <w:t>DMB</w:t>
            </w:r>
            <w:r w:rsidRPr="003F6606">
              <w:rPr>
                <w:rFonts w:cstheme="minorHAnsi"/>
                <w:i/>
                <w:sz w:val="24"/>
                <w:szCs w:val="24"/>
                <w:lang w:val="en-US"/>
              </w:rPr>
              <w:t>; And</w:t>
            </w:r>
          </w:p>
          <w:p w14:paraId="25A3A8EF" w14:textId="00BA5EC5" w:rsidR="003F6606" w:rsidRDefault="003F6606">
            <w:pPr>
              <w:pStyle w:val="ListParagraph"/>
              <w:numPr>
                <w:ilvl w:val="0"/>
                <w:numId w:val="110"/>
              </w:numPr>
              <w:spacing w:before="0" w:after="0" w:line="360" w:lineRule="auto"/>
              <w:ind w:left="1046"/>
              <w:rPr>
                <w:rFonts w:cstheme="minorHAnsi"/>
                <w:i/>
                <w:sz w:val="24"/>
                <w:szCs w:val="24"/>
                <w:lang w:val="en-US"/>
              </w:rPr>
            </w:pPr>
            <w:r w:rsidRPr="003F6606">
              <w:rPr>
                <w:rFonts w:cstheme="minorHAnsi"/>
                <w:i/>
                <w:sz w:val="24"/>
                <w:szCs w:val="24"/>
                <w:lang w:val="en-US"/>
              </w:rPr>
              <w:t xml:space="preserve">Coordinate risk management through the Risk Management function and the related Committee whose role is to systematically review various business risks related to </w:t>
            </w:r>
            <w:r w:rsidR="00AF150D">
              <w:rPr>
                <w:rFonts w:cstheme="minorHAnsi"/>
                <w:i/>
                <w:sz w:val="24"/>
                <w:szCs w:val="24"/>
                <w:lang w:val="en-US"/>
              </w:rPr>
              <w:t>DMB</w:t>
            </w:r>
            <w:r w:rsidRPr="003F6606">
              <w:rPr>
                <w:rFonts w:cstheme="minorHAnsi"/>
                <w:i/>
                <w:sz w:val="24"/>
                <w:szCs w:val="24"/>
                <w:lang w:val="en-US"/>
              </w:rPr>
              <w:t>, including to develop a framework to assess and monitor these risks and to report risks to the Management/Board of Director and Management Representatives on risk-related issues.</w:t>
            </w:r>
          </w:p>
          <w:p w14:paraId="27B3D0C8" w14:textId="2CD43983" w:rsidR="003F6606" w:rsidRDefault="003F6606" w:rsidP="003F6606">
            <w:pPr>
              <w:spacing w:before="0" w:after="0" w:line="360" w:lineRule="auto"/>
              <w:rPr>
                <w:rFonts w:cstheme="minorHAnsi"/>
                <w:i/>
                <w:sz w:val="24"/>
                <w:szCs w:val="24"/>
                <w:lang w:val="en-US"/>
              </w:rPr>
            </w:pPr>
          </w:p>
          <w:p w14:paraId="64AF3380" w14:textId="77777777" w:rsidR="003F6606" w:rsidRPr="003F6606" w:rsidRDefault="003F6606" w:rsidP="003F6606">
            <w:pPr>
              <w:spacing w:before="0" w:after="0" w:line="360" w:lineRule="auto"/>
              <w:rPr>
                <w:rFonts w:cstheme="minorHAnsi"/>
                <w:i/>
                <w:sz w:val="24"/>
                <w:szCs w:val="24"/>
                <w:lang w:val="en-US"/>
              </w:rPr>
            </w:pPr>
          </w:p>
          <w:p w14:paraId="2C414A02" w14:textId="0A33138F" w:rsidR="003F6606" w:rsidRDefault="003F6606">
            <w:pPr>
              <w:pStyle w:val="ListParagraph"/>
              <w:numPr>
                <w:ilvl w:val="0"/>
                <w:numId w:val="109"/>
              </w:numPr>
              <w:spacing w:before="0" w:after="0" w:line="360" w:lineRule="auto"/>
              <w:rPr>
                <w:rFonts w:cstheme="minorHAnsi"/>
                <w:i/>
                <w:sz w:val="24"/>
                <w:szCs w:val="24"/>
                <w:lang w:val="en-US"/>
              </w:rPr>
            </w:pPr>
            <w:r w:rsidRPr="003F6606">
              <w:rPr>
                <w:rFonts w:cstheme="minorHAnsi"/>
                <w:i/>
                <w:sz w:val="24"/>
                <w:szCs w:val="24"/>
                <w:lang w:val="en-US"/>
              </w:rPr>
              <w:t xml:space="preserve">In managing Information Security risks, </w:t>
            </w:r>
            <w:r w:rsidR="00AF150D">
              <w:rPr>
                <w:rFonts w:cstheme="minorHAnsi"/>
                <w:i/>
                <w:sz w:val="24"/>
                <w:szCs w:val="24"/>
                <w:lang w:val="en-US"/>
              </w:rPr>
              <w:t>DMB</w:t>
            </w:r>
            <w:r w:rsidRPr="003F6606">
              <w:rPr>
                <w:rFonts w:cstheme="minorHAnsi"/>
                <w:i/>
                <w:sz w:val="24"/>
                <w:szCs w:val="24"/>
                <w:lang w:val="en-US"/>
              </w:rPr>
              <w:t xml:space="preserve"> is committed to:</w:t>
            </w:r>
          </w:p>
          <w:p w14:paraId="42C15857" w14:textId="0E66EC3B" w:rsidR="003F6606" w:rsidRDefault="003F6606">
            <w:pPr>
              <w:pStyle w:val="ListParagraph"/>
              <w:numPr>
                <w:ilvl w:val="0"/>
                <w:numId w:val="111"/>
              </w:numPr>
              <w:spacing w:before="0" w:after="0" w:line="360" w:lineRule="auto"/>
              <w:ind w:left="1046"/>
              <w:rPr>
                <w:rFonts w:cstheme="minorHAnsi"/>
                <w:i/>
                <w:sz w:val="24"/>
                <w:szCs w:val="24"/>
                <w:lang w:val="en-US"/>
              </w:rPr>
            </w:pPr>
            <w:r w:rsidRPr="003F6606">
              <w:rPr>
                <w:rFonts w:cstheme="minorHAnsi"/>
                <w:i/>
                <w:sz w:val="24"/>
                <w:szCs w:val="24"/>
                <w:lang w:val="en-US"/>
              </w:rPr>
              <w:t xml:space="preserve">Provide facilities and an environment that will protect its staff, clients and the public from </w:t>
            </w:r>
            <w:r w:rsidRPr="003F6606">
              <w:rPr>
                <w:rFonts w:cstheme="minorHAnsi"/>
                <w:i/>
                <w:sz w:val="24"/>
                <w:szCs w:val="24"/>
                <w:lang w:val="en-US"/>
              </w:rPr>
              <w:lastRenderedPageBreak/>
              <w:t>personal injury or damage to their property, to the extent required by law, limiting liability to what is reasonable in all circumstances; properly manage the funds that belong to him; And</w:t>
            </w:r>
          </w:p>
          <w:p w14:paraId="1D81591F" w14:textId="0644AAE5" w:rsidR="003F6606" w:rsidRDefault="003F6606" w:rsidP="003F6606">
            <w:pPr>
              <w:pStyle w:val="ListParagraph"/>
              <w:spacing w:before="0" w:after="0" w:line="360" w:lineRule="auto"/>
              <w:ind w:left="1046"/>
              <w:rPr>
                <w:rFonts w:cstheme="minorHAnsi"/>
                <w:i/>
                <w:sz w:val="24"/>
                <w:szCs w:val="24"/>
                <w:lang w:val="en-US"/>
              </w:rPr>
            </w:pPr>
          </w:p>
          <w:p w14:paraId="135CC240" w14:textId="77777777" w:rsidR="003F6606" w:rsidRDefault="003F6606" w:rsidP="003F6606">
            <w:pPr>
              <w:pStyle w:val="ListParagraph"/>
              <w:spacing w:before="0" w:after="0" w:line="360" w:lineRule="auto"/>
              <w:ind w:left="1046"/>
              <w:rPr>
                <w:rFonts w:cstheme="minorHAnsi"/>
                <w:i/>
                <w:sz w:val="24"/>
                <w:szCs w:val="24"/>
                <w:lang w:val="en-US"/>
              </w:rPr>
            </w:pPr>
          </w:p>
          <w:p w14:paraId="64119E0B" w14:textId="6DB9261D" w:rsidR="003F6606" w:rsidRDefault="003F6606">
            <w:pPr>
              <w:pStyle w:val="ListParagraph"/>
              <w:numPr>
                <w:ilvl w:val="0"/>
                <w:numId w:val="111"/>
              </w:numPr>
              <w:spacing w:before="0" w:after="0" w:line="360" w:lineRule="auto"/>
              <w:ind w:left="1046"/>
              <w:rPr>
                <w:rFonts w:cstheme="minorHAnsi"/>
                <w:i/>
                <w:sz w:val="24"/>
                <w:szCs w:val="24"/>
                <w:lang w:val="en-US"/>
              </w:rPr>
            </w:pPr>
            <w:r w:rsidRPr="003F6606">
              <w:rPr>
                <w:rFonts w:cstheme="minorHAnsi"/>
                <w:i/>
                <w:sz w:val="24"/>
                <w:szCs w:val="24"/>
                <w:lang w:val="en-US"/>
              </w:rPr>
              <w:t xml:space="preserve">Maintaining information assets related to information management along with the risks attached to each asset within the </w:t>
            </w:r>
            <w:r w:rsidR="00AF150D">
              <w:rPr>
                <w:rFonts w:cstheme="minorHAnsi"/>
                <w:i/>
                <w:sz w:val="24"/>
                <w:szCs w:val="24"/>
                <w:lang w:val="en-US"/>
              </w:rPr>
              <w:t>DMB</w:t>
            </w:r>
            <w:r w:rsidRPr="003F6606">
              <w:rPr>
                <w:rFonts w:cstheme="minorHAnsi"/>
                <w:i/>
                <w:sz w:val="24"/>
                <w:szCs w:val="24"/>
                <w:lang w:val="en-US"/>
              </w:rPr>
              <w:t xml:space="preserve"> environment.</w:t>
            </w:r>
          </w:p>
          <w:p w14:paraId="1B8EFB25" w14:textId="329FED1B" w:rsidR="003F6606" w:rsidRDefault="003F6606">
            <w:pPr>
              <w:pStyle w:val="ListParagraph"/>
              <w:numPr>
                <w:ilvl w:val="0"/>
                <w:numId w:val="111"/>
              </w:numPr>
              <w:spacing w:before="0" w:after="0" w:line="360" w:lineRule="auto"/>
              <w:ind w:left="1046"/>
              <w:rPr>
                <w:rFonts w:cstheme="minorHAnsi"/>
                <w:i/>
                <w:sz w:val="24"/>
                <w:szCs w:val="24"/>
                <w:lang w:val="en-US"/>
              </w:rPr>
            </w:pPr>
            <w:r w:rsidRPr="003F6606">
              <w:rPr>
                <w:rFonts w:cstheme="minorHAnsi"/>
                <w:i/>
                <w:sz w:val="24"/>
                <w:szCs w:val="24"/>
                <w:lang w:val="en-US"/>
              </w:rPr>
              <w:t xml:space="preserve">There are no contracts, agreements or obligations bound by </w:t>
            </w:r>
            <w:r w:rsidR="00AF150D">
              <w:rPr>
                <w:rFonts w:cstheme="minorHAnsi"/>
                <w:i/>
                <w:sz w:val="24"/>
                <w:szCs w:val="24"/>
                <w:lang w:val="en-US"/>
              </w:rPr>
              <w:t>DMB</w:t>
            </w:r>
            <w:r w:rsidRPr="003F6606">
              <w:rPr>
                <w:rFonts w:cstheme="minorHAnsi"/>
                <w:i/>
                <w:sz w:val="24"/>
                <w:szCs w:val="24"/>
                <w:lang w:val="en-US"/>
              </w:rPr>
              <w:t xml:space="preserve"> without prior risk assessment and consent from a risk management perspective.</w:t>
            </w:r>
          </w:p>
          <w:p w14:paraId="3CD6A6CF" w14:textId="6D176939" w:rsidR="003F6606" w:rsidRDefault="003F6606">
            <w:pPr>
              <w:pStyle w:val="ListParagraph"/>
              <w:numPr>
                <w:ilvl w:val="0"/>
                <w:numId w:val="109"/>
              </w:numPr>
              <w:spacing w:before="0" w:after="0" w:line="360" w:lineRule="auto"/>
              <w:rPr>
                <w:rFonts w:cstheme="minorHAnsi"/>
                <w:i/>
                <w:sz w:val="24"/>
                <w:szCs w:val="24"/>
                <w:lang w:val="en-US"/>
              </w:rPr>
            </w:pPr>
            <w:r w:rsidRPr="003F6606">
              <w:rPr>
                <w:rFonts w:cstheme="minorHAnsi"/>
                <w:i/>
                <w:sz w:val="24"/>
                <w:szCs w:val="24"/>
                <w:lang w:val="en-US"/>
              </w:rPr>
              <w:t xml:space="preserve">Information Security Risk Assessment must be aligned with the Enterprise Risk Management and the methodology of the Risk Management function as defined in </w:t>
            </w:r>
            <w:r w:rsidR="00AF150D">
              <w:rPr>
                <w:rFonts w:cstheme="minorHAnsi"/>
                <w:i/>
                <w:sz w:val="24"/>
                <w:szCs w:val="24"/>
                <w:lang w:val="en-US"/>
              </w:rPr>
              <w:t>PT Didi Max Berjangka</w:t>
            </w:r>
            <w:r w:rsidRPr="003F6606">
              <w:rPr>
                <w:rFonts w:cstheme="minorHAnsi"/>
                <w:i/>
                <w:sz w:val="24"/>
                <w:szCs w:val="24"/>
                <w:lang w:val="en-US"/>
              </w:rPr>
              <w:t xml:space="preserve">'s Operational Risk Management Policy and </w:t>
            </w:r>
            <w:r w:rsidRPr="003F6606">
              <w:rPr>
                <w:rFonts w:cstheme="minorHAnsi"/>
                <w:i/>
                <w:sz w:val="24"/>
                <w:szCs w:val="24"/>
                <w:lang w:val="en-US"/>
              </w:rPr>
              <w:lastRenderedPageBreak/>
              <w:t xml:space="preserve">Framework. The Information Security Risk Management Framework is also prepared based on other best practice </w:t>
            </w:r>
            <w:r w:rsidR="00BD18C9">
              <w:rPr>
                <w:rFonts w:cstheme="minorHAnsi"/>
                <w:i/>
                <w:sz w:val="24"/>
                <w:szCs w:val="24"/>
                <w:lang w:val="en-US"/>
              </w:rPr>
              <w:t>standard</w:t>
            </w:r>
            <w:r w:rsidRPr="003F6606">
              <w:rPr>
                <w:rFonts w:cstheme="minorHAnsi"/>
                <w:i/>
                <w:sz w:val="24"/>
                <w:szCs w:val="24"/>
                <w:lang w:val="en-US"/>
              </w:rPr>
              <w:t>s</w:t>
            </w:r>
            <w:r w:rsidR="00BD18C9">
              <w:rPr>
                <w:rFonts w:cstheme="minorHAnsi"/>
                <w:i/>
                <w:sz w:val="24"/>
                <w:szCs w:val="24"/>
                <w:lang w:val="en-US"/>
              </w:rPr>
              <w:t xml:space="preserve"> in order</w:t>
            </w:r>
            <w:r w:rsidRPr="003F6606">
              <w:rPr>
                <w:rFonts w:cstheme="minorHAnsi"/>
                <w:i/>
                <w:sz w:val="24"/>
                <w:szCs w:val="24"/>
                <w:lang w:val="en-US"/>
              </w:rPr>
              <w:t xml:space="preserve"> to provide a framework that enables a consistent and comprehensive approach, ensuring the effectiveness of sustainable risk management requires a strong and continuous commitment from the Company's management, as well as strategic planning to achieve commitments at all levels of the Company. Information Security Risk Management must be able to:</w:t>
            </w:r>
          </w:p>
          <w:p w14:paraId="05B56F63" w14:textId="22D07CA4" w:rsidR="003F6606" w:rsidRDefault="003F6606" w:rsidP="003F6606">
            <w:pPr>
              <w:spacing w:before="0" w:after="0" w:line="360" w:lineRule="auto"/>
              <w:rPr>
                <w:rFonts w:cstheme="minorHAnsi"/>
                <w:i/>
                <w:sz w:val="24"/>
                <w:szCs w:val="24"/>
                <w:lang w:val="en-US"/>
              </w:rPr>
            </w:pPr>
          </w:p>
          <w:p w14:paraId="334A7659" w14:textId="77777777" w:rsidR="003F6606" w:rsidRPr="003F6606" w:rsidRDefault="003F6606" w:rsidP="003F6606">
            <w:pPr>
              <w:spacing w:before="0" w:after="0" w:line="360" w:lineRule="auto"/>
              <w:rPr>
                <w:rFonts w:cstheme="minorHAnsi"/>
                <w:i/>
                <w:sz w:val="24"/>
                <w:szCs w:val="24"/>
                <w:lang w:val="en-US"/>
              </w:rPr>
            </w:pPr>
          </w:p>
          <w:p w14:paraId="7E93BF3C"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Define and support risk management policies;</w:t>
            </w:r>
          </w:p>
          <w:p w14:paraId="651FB77C"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Ensuring the Company's culture and risks;</w:t>
            </w:r>
          </w:p>
          <w:p w14:paraId="10878D8A"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Aligned management policies;</w:t>
            </w:r>
          </w:p>
          <w:p w14:paraId="177ACE14"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 xml:space="preserve">Determine risk management performance indicators that are </w:t>
            </w:r>
            <w:r w:rsidRPr="003F6606">
              <w:rPr>
                <w:rFonts w:cstheme="minorHAnsi"/>
                <w:i/>
                <w:sz w:val="24"/>
                <w:szCs w:val="24"/>
                <w:lang w:val="en-US"/>
              </w:rPr>
              <w:lastRenderedPageBreak/>
              <w:t>aligned with the Company's performance indicators;</w:t>
            </w:r>
          </w:p>
          <w:p w14:paraId="45F1D768"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Align information security risk management objectives with the Company's objectives and strategies;</w:t>
            </w:r>
          </w:p>
          <w:p w14:paraId="548A3C59"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Ensuring legal and regulatory compliance;</w:t>
            </w:r>
          </w:p>
          <w:p w14:paraId="418052FC"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Establish accountability and responsibility at appropriate levels within the Company;</w:t>
            </w:r>
          </w:p>
          <w:p w14:paraId="7BB3F885"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Ensure that necessary resources are allocated for risk management;</w:t>
            </w:r>
          </w:p>
          <w:p w14:paraId="7C54C5AF" w14:textId="77777777" w:rsid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Communicating the benefits of risk management to all stakeholders.</w:t>
            </w:r>
          </w:p>
          <w:p w14:paraId="2FB2CD6A" w14:textId="522BFB4E" w:rsidR="003F6606" w:rsidRPr="003F6606" w:rsidRDefault="003F6606">
            <w:pPr>
              <w:pStyle w:val="ListParagraph"/>
              <w:numPr>
                <w:ilvl w:val="0"/>
                <w:numId w:val="112"/>
              </w:numPr>
              <w:spacing w:before="0" w:after="0" w:line="360" w:lineRule="auto"/>
              <w:ind w:left="1046"/>
              <w:rPr>
                <w:rFonts w:cstheme="minorHAnsi"/>
                <w:i/>
                <w:sz w:val="24"/>
                <w:szCs w:val="24"/>
                <w:lang w:val="en-US"/>
              </w:rPr>
            </w:pPr>
            <w:r w:rsidRPr="003F6606">
              <w:rPr>
                <w:rFonts w:cstheme="minorHAnsi"/>
                <w:i/>
                <w:sz w:val="24"/>
                <w:szCs w:val="24"/>
                <w:lang w:val="en-US"/>
              </w:rPr>
              <w:t>Become a reference in determining appropriate risk controls and determining the Company's risk appetite in operations as well as in the context of information security.</w:t>
            </w:r>
          </w:p>
        </w:tc>
      </w:tr>
    </w:tbl>
    <w:p w14:paraId="50594980" w14:textId="41449001" w:rsidR="00AE4D96" w:rsidRDefault="00AE4D96" w:rsidP="00AE4D96">
      <w:pPr>
        <w:rPr>
          <w:lang w:val="en-US"/>
        </w:rPr>
      </w:pPr>
    </w:p>
    <w:p w14:paraId="7E555FA2" w14:textId="2C42D1EC" w:rsidR="005A527A" w:rsidRDefault="005A527A" w:rsidP="00AE4D96">
      <w:pPr>
        <w:rPr>
          <w:lang w:val="en-US"/>
        </w:rPr>
      </w:pPr>
    </w:p>
    <w:p w14:paraId="1A7C1F2E" w14:textId="72DF3BDF" w:rsidR="005A527A" w:rsidRDefault="005A527A" w:rsidP="00AE4D96">
      <w:pPr>
        <w:rPr>
          <w:lang w:val="en-US"/>
        </w:rPr>
      </w:pPr>
    </w:p>
    <w:p w14:paraId="6A798D6A" w14:textId="77777777" w:rsidR="00E13A5A" w:rsidRDefault="00E13A5A" w:rsidP="00AE4D96">
      <w:pPr>
        <w:rPr>
          <w:lang w:val="en-US"/>
        </w:rPr>
      </w:pPr>
    </w:p>
    <w:p w14:paraId="46EBF01A" w14:textId="77777777" w:rsidR="00E13A5A" w:rsidRDefault="00E13A5A" w:rsidP="00AE4D96">
      <w:pPr>
        <w:rPr>
          <w:lang w:val="en-US"/>
        </w:rPr>
      </w:pPr>
    </w:p>
    <w:p w14:paraId="7908BD24" w14:textId="77777777" w:rsidR="005A527A" w:rsidRPr="00AE4D96" w:rsidRDefault="005A527A" w:rsidP="00AE4D96">
      <w:pPr>
        <w:rPr>
          <w:lang w:val="en-US"/>
        </w:rPr>
      </w:pPr>
    </w:p>
    <w:p w14:paraId="1BA5799C" w14:textId="3D2E11E7" w:rsidR="00B57443" w:rsidRDefault="00B57443">
      <w:pPr>
        <w:pStyle w:val="ListParagraph"/>
        <w:numPr>
          <w:ilvl w:val="2"/>
          <w:numId w:val="61"/>
        </w:numPr>
        <w:ind w:left="567"/>
        <w:outlineLvl w:val="2"/>
        <w:rPr>
          <w:rFonts w:eastAsia="Arial" w:cstheme="minorHAnsi"/>
          <w:b/>
          <w:bCs/>
          <w:sz w:val="24"/>
          <w:szCs w:val="24"/>
          <w:lang w:val="en-GB"/>
        </w:rPr>
      </w:pPr>
      <w:bookmarkStart w:id="24" w:name="_Toc163097282"/>
      <w:r w:rsidRPr="00B77954">
        <w:rPr>
          <w:rFonts w:eastAsia="Arial" w:cstheme="minorHAnsi"/>
          <w:b/>
          <w:bCs/>
          <w:i/>
          <w:iCs/>
          <w:sz w:val="24"/>
          <w:szCs w:val="24"/>
          <w:lang w:val="en-GB"/>
        </w:rPr>
        <w:t>Risk Control and Self-assessment</w:t>
      </w:r>
      <w:r w:rsidRPr="00383D29">
        <w:rPr>
          <w:rFonts w:eastAsia="Arial" w:cstheme="minorHAnsi"/>
          <w:b/>
          <w:bCs/>
          <w:sz w:val="24"/>
          <w:szCs w:val="24"/>
          <w:lang w:val="en-GB"/>
        </w:rPr>
        <w:t xml:space="preserve"> (RCSA)</w:t>
      </w:r>
      <w:bookmarkEnd w:id="24"/>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3F6606" w:rsidRPr="007B6EA1" w14:paraId="4927D744" w14:textId="77777777">
        <w:tc>
          <w:tcPr>
            <w:tcW w:w="4560" w:type="dxa"/>
          </w:tcPr>
          <w:p w14:paraId="5DAD9240" w14:textId="77777777" w:rsidR="003F6606" w:rsidRPr="009A730B" w:rsidRDefault="003F6606">
            <w:pPr>
              <w:pStyle w:val="ListParagraph"/>
              <w:widowControl w:val="0"/>
              <w:numPr>
                <w:ilvl w:val="0"/>
                <w:numId w:val="62"/>
              </w:numPr>
              <w:pBdr>
                <w:top w:val="nil"/>
                <w:left w:val="nil"/>
                <w:bottom w:val="nil"/>
                <w:right w:val="nil"/>
                <w:between w:val="nil"/>
              </w:pBdr>
              <w:tabs>
                <w:tab w:val="left" w:pos="1985"/>
              </w:tabs>
              <w:spacing w:before="158" w:after="0" w:line="360" w:lineRule="auto"/>
              <w:ind w:left="851" w:right="95" w:hanging="284"/>
              <w:rPr>
                <w:rFonts w:eastAsia="Arial" w:cstheme="minorHAnsi"/>
                <w:sz w:val="24"/>
                <w:szCs w:val="24"/>
              </w:rPr>
            </w:pPr>
            <w:r w:rsidRPr="009A730B">
              <w:rPr>
                <w:rFonts w:eastAsia="Arial" w:cstheme="minorHAnsi"/>
                <w:i/>
                <w:color w:val="000000"/>
                <w:sz w:val="24"/>
                <w:szCs w:val="24"/>
              </w:rPr>
              <w:t xml:space="preserve">Risk Control and Self-assessment </w:t>
            </w:r>
            <w:r w:rsidRPr="009A730B">
              <w:rPr>
                <w:rFonts w:eastAsia="Arial" w:cstheme="minorHAnsi"/>
                <w:color w:val="000000"/>
                <w:sz w:val="24"/>
                <w:szCs w:val="24"/>
              </w:rPr>
              <w:t xml:space="preserve">harus diterapkan pada Kerangka Kerja Manajemen Risiko Keamanan Informasi dan harus dipelihara oleh setiap </w:t>
            </w:r>
            <w:r w:rsidRPr="006B1BB3">
              <w:rPr>
                <w:rFonts w:eastAsia="Arial" w:cstheme="minorHAnsi"/>
                <w:color w:val="000000"/>
                <w:sz w:val="24"/>
                <w:szCs w:val="24"/>
                <w:lang w:val="en-US"/>
              </w:rPr>
              <w:t>departemen</w:t>
            </w:r>
            <w:r w:rsidRPr="009A730B">
              <w:rPr>
                <w:rFonts w:eastAsia="Arial" w:cstheme="minorHAnsi"/>
                <w:color w:val="000000"/>
                <w:sz w:val="24"/>
                <w:szCs w:val="24"/>
              </w:rPr>
              <w:t>. Setiap</w:t>
            </w:r>
            <w:r>
              <w:rPr>
                <w:rFonts w:eastAsia="Arial" w:cstheme="minorHAnsi"/>
                <w:color w:val="000000"/>
                <w:sz w:val="24"/>
                <w:szCs w:val="24"/>
                <w:lang w:val="en-GB"/>
              </w:rPr>
              <w:t xml:space="preserve"> </w:t>
            </w:r>
            <w:r w:rsidRPr="00646D7E">
              <w:rPr>
                <w:rFonts w:eastAsia="Arial" w:cstheme="minorHAnsi"/>
                <w:color w:val="000000"/>
                <w:sz w:val="24"/>
                <w:szCs w:val="24"/>
                <w:lang w:val="en-US"/>
              </w:rPr>
              <w:t>departmen</w:t>
            </w:r>
            <w:r w:rsidRPr="009A730B">
              <w:rPr>
                <w:rFonts w:eastAsia="Arial" w:cstheme="minorHAnsi"/>
                <w:i/>
                <w:color w:val="000000"/>
                <w:sz w:val="24"/>
                <w:szCs w:val="24"/>
              </w:rPr>
              <w:t xml:space="preserve"> </w:t>
            </w:r>
            <w:r w:rsidRPr="009A730B">
              <w:rPr>
                <w:rFonts w:eastAsia="Arial" w:cstheme="minorHAnsi"/>
                <w:color w:val="000000"/>
                <w:sz w:val="24"/>
                <w:szCs w:val="24"/>
              </w:rPr>
              <w:t>harus menyiapkan Penilaian Risiko secara mandiri meliputi menentukan informasi, aset atau fasilitas pemrosesan informasi yang akan digunakan dalam RCSA Keamanan Informasi, dan menyerahkan rencana tersebut kepada fungsi Risk Management.</w:t>
            </w:r>
          </w:p>
          <w:p w14:paraId="66D086ED" w14:textId="70D5BB61" w:rsidR="003F6606" w:rsidRPr="00781421" w:rsidRDefault="003F6606" w:rsidP="003F6606">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781421">
              <w:rPr>
                <w:rFonts w:eastAsia="Arial" w:cstheme="minorHAnsi"/>
                <w:color w:val="000000"/>
                <w:sz w:val="24"/>
                <w:szCs w:val="24"/>
              </w:rPr>
              <w:t xml:space="preserve">Aset dan </w:t>
            </w:r>
            <w:r w:rsidRPr="00781421">
              <w:rPr>
                <w:rFonts w:eastAsia="Arial" w:cstheme="minorHAnsi"/>
                <w:i/>
                <w:color w:val="000000"/>
                <w:sz w:val="24"/>
                <w:szCs w:val="24"/>
              </w:rPr>
              <w:t xml:space="preserve">Risk Owner </w:t>
            </w:r>
            <w:r w:rsidRPr="00781421">
              <w:rPr>
                <w:rFonts w:eastAsia="Arial" w:cstheme="minorHAnsi"/>
                <w:color w:val="000000"/>
                <w:sz w:val="24"/>
                <w:szCs w:val="24"/>
              </w:rPr>
              <w:t xml:space="preserve">dari masing-masing fungsi bertanggung jawab penilaian risiko aset terkait, dengan Koordinator RCSA yang merupakan </w:t>
            </w:r>
            <w:r w:rsidRPr="00781421">
              <w:rPr>
                <w:rFonts w:eastAsia="Arial" w:cstheme="minorHAnsi"/>
                <w:i/>
                <w:color w:val="000000"/>
                <w:sz w:val="24"/>
                <w:szCs w:val="24"/>
              </w:rPr>
              <w:t xml:space="preserve">Manager </w:t>
            </w:r>
            <w:r w:rsidRPr="00781421">
              <w:rPr>
                <w:rFonts w:eastAsia="Arial" w:cstheme="minorHAnsi"/>
                <w:color w:val="000000"/>
                <w:sz w:val="24"/>
                <w:szCs w:val="24"/>
              </w:rPr>
              <w:t xml:space="preserve">dari masing-masing </w:t>
            </w:r>
            <w:r>
              <w:rPr>
                <w:rFonts w:eastAsia="Arial" w:cstheme="minorHAnsi"/>
                <w:i/>
                <w:color w:val="000000"/>
                <w:sz w:val="24"/>
                <w:szCs w:val="24"/>
                <w:lang w:val="en-US"/>
              </w:rPr>
              <w:t>divisi</w:t>
            </w:r>
            <w:r w:rsidRPr="00781421">
              <w:rPr>
                <w:rFonts w:eastAsia="Arial" w:cstheme="minorHAnsi"/>
                <w:i/>
                <w:color w:val="000000"/>
                <w:sz w:val="24"/>
                <w:szCs w:val="24"/>
              </w:rPr>
              <w:t xml:space="preserve"> </w:t>
            </w:r>
            <w:r w:rsidRPr="00781421">
              <w:rPr>
                <w:rFonts w:eastAsia="Arial" w:cstheme="minorHAnsi"/>
                <w:color w:val="000000"/>
                <w:sz w:val="24"/>
                <w:szCs w:val="24"/>
              </w:rPr>
              <w:t xml:space="preserve">harus memastikan bahwa unitnya memiliki satu atau lebih individu yang dilatih untuk </w:t>
            </w:r>
            <w:r w:rsidRPr="00781421">
              <w:rPr>
                <w:rFonts w:eastAsia="Arial" w:cstheme="minorHAnsi"/>
                <w:color w:val="000000"/>
                <w:sz w:val="24"/>
                <w:szCs w:val="24"/>
              </w:rPr>
              <w:lastRenderedPageBreak/>
              <w:t>menjadi pelaksana RSA. Koordinator RCSA harus memahami Konsep RCSA dan bertindak sebagai penghubung antara kelompok usaha dan RM</w:t>
            </w:r>
            <w:r w:rsidR="009A3F6E">
              <w:rPr>
                <w:rFonts w:eastAsia="Arial" w:cstheme="minorHAnsi"/>
                <w:color w:val="000000"/>
                <w:sz w:val="24"/>
                <w:szCs w:val="24"/>
                <w:lang w:val="en-GB"/>
              </w:rPr>
              <w:t>CD</w:t>
            </w:r>
            <w:r w:rsidRPr="00781421">
              <w:rPr>
                <w:rFonts w:eastAsia="Arial" w:cstheme="minorHAnsi"/>
                <w:color w:val="000000"/>
                <w:sz w:val="24"/>
                <w:szCs w:val="24"/>
              </w:rPr>
              <w:t xml:space="preserve"> termasuk mempromosikan kerangka kerja manajemen risiko dan juga kesadaran risiko di unit kerja masing-masing, dan juga </w:t>
            </w:r>
            <w:r w:rsidRPr="00781421">
              <w:rPr>
                <w:rFonts w:eastAsia="Arial" w:cstheme="minorHAnsi"/>
                <w:sz w:val="24"/>
                <w:szCs w:val="24"/>
              </w:rPr>
              <w:t>m</w:t>
            </w:r>
            <w:r w:rsidRPr="00781421">
              <w:rPr>
                <w:rFonts w:eastAsia="Arial" w:cstheme="minorHAnsi"/>
                <w:color w:val="000000"/>
                <w:sz w:val="24"/>
                <w:szCs w:val="24"/>
              </w:rPr>
              <w:t>embantu Kelompok Manajemen Risiko dalam mengomunikasikan Kerangka Kerja Manajemen Risiko setiap unit kerja. Koordinator RCSA masing-masing unit dan Pemilik Aset bertanggung jawab untuk mengelola risiko di unit kerja mereka.</w:t>
            </w:r>
          </w:p>
          <w:p w14:paraId="68D51E97" w14:textId="61CA295E" w:rsidR="003F6606" w:rsidRPr="00781421" w:rsidRDefault="003F6606" w:rsidP="003F6606">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781421">
              <w:rPr>
                <w:rFonts w:eastAsia="Arial" w:cstheme="minorHAnsi"/>
                <w:color w:val="000000"/>
                <w:sz w:val="24"/>
                <w:szCs w:val="24"/>
              </w:rPr>
              <w:t xml:space="preserve">Pengembangan dan pemeliharaan berkelanjutan dari rencana implementasi RCSA menjadi tanggung jawab fungsi </w:t>
            </w:r>
            <w:r>
              <w:rPr>
                <w:rFonts w:eastAsia="Arial" w:cstheme="minorHAnsi"/>
                <w:color w:val="000000"/>
                <w:sz w:val="24"/>
                <w:szCs w:val="24"/>
                <w:lang w:val="en-US"/>
              </w:rPr>
              <w:t xml:space="preserve">Manajemen </w:t>
            </w:r>
            <w:r w:rsidRPr="00781421">
              <w:rPr>
                <w:rFonts w:eastAsia="Arial" w:cstheme="minorHAnsi"/>
                <w:color w:val="000000"/>
                <w:sz w:val="24"/>
                <w:szCs w:val="24"/>
              </w:rPr>
              <w:t>Ris</w:t>
            </w:r>
            <w:r>
              <w:rPr>
                <w:rFonts w:eastAsia="Arial" w:cstheme="minorHAnsi"/>
                <w:color w:val="000000"/>
                <w:sz w:val="24"/>
                <w:szCs w:val="24"/>
                <w:lang w:val="en-US"/>
              </w:rPr>
              <w:t>i</w:t>
            </w:r>
            <w:r w:rsidRPr="00781421">
              <w:rPr>
                <w:rFonts w:eastAsia="Arial" w:cstheme="minorHAnsi"/>
                <w:color w:val="000000"/>
                <w:sz w:val="24"/>
                <w:szCs w:val="24"/>
              </w:rPr>
              <w:t>k</w:t>
            </w:r>
            <w:r>
              <w:rPr>
                <w:rFonts w:eastAsia="Arial" w:cstheme="minorHAnsi"/>
                <w:color w:val="000000"/>
                <w:sz w:val="24"/>
                <w:szCs w:val="24"/>
                <w:lang w:val="en-US"/>
              </w:rPr>
              <w:t>o.</w:t>
            </w:r>
            <w:r w:rsidRPr="00781421">
              <w:rPr>
                <w:rFonts w:eastAsia="Arial" w:cstheme="minorHAnsi"/>
                <w:color w:val="000000"/>
                <w:sz w:val="24"/>
                <w:szCs w:val="24"/>
              </w:rPr>
              <w:t xml:space="preserve"> RM</w:t>
            </w:r>
            <w:r w:rsidR="008118EE">
              <w:rPr>
                <w:rFonts w:eastAsia="Arial" w:cstheme="minorHAnsi"/>
                <w:color w:val="000000"/>
                <w:sz w:val="24"/>
                <w:szCs w:val="24"/>
                <w:lang w:val="en-US"/>
              </w:rPr>
              <w:t>CD</w:t>
            </w:r>
            <w:r w:rsidRPr="00781421">
              <w:rPr>
                <w:rFonts w:eastAsia="Arial" w:cstheme="minorHAnsi"/>
                <w:color w:val="000000"/>
                <w:sz w:val="24"/>
                <w:szCs w:val="24"/>
              </w:rPr>
              <w:t xml:space="preserve"> akan memastikan Rencana Implementasi RCSA beradaptasi dengan keadaan maupun perubahan Perusahaan </w:t>
            </w:r>
            <w:r w:rsidRPr="00781421">
              <w:rPr>
                <w:rFonts w:eastAsia="Arial" w:cstheme="minorHAnsi"/>
                <w:color w:val="000000"/>
                <w:sz w:val="24"/>
                <w:szCs w:val="24"/>
              </w:rPr>
              <w:lastRenderedPageBreak/>
              <w:t>dan akan memberikan panduan dan gambaran dalam pengembangan dan pemeliharaan RCSA di setiap lini Perusahaan.</w:t>
            </w:r>
          </w:p>
          <w:p w14:paraId="530387A8" w14:textId="77777777" w:rsidR="003F6606" w:rsidRPr="00781421" w:rsidRDefault="003F6606" w:rsidP="003F6606">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781421">
              <w:rPr>
                <w:rFonts w:eastAsia="Arial" w:cstheme="minorHAnsi"/>
                <w:color w:val="000000"/>
                <w:sz w:val="24"/>
                <w:szCs w:val="24"/>
              </w:rPr>
              <w:t xml:space="preserve">Koordinator RSA atau Manajer RSA dari masing-masing </w:t>
            </w:r>
            <w:r w:rsidRPr="00BE5FBF">
              <w:rPr>
                <w:rFonts w:eastAsia="Arial" w:cstheme="minorHAnsi"/>
                <w:iCs/>
                <w:color w:val="000000"/>
                <w:sz w:val="24"/>
                <w:szCs w:val="24"/>
                <w:lang w:val="en-GB"/>
              </w:rPr>
              <w:t>departemen</w:t>
            </w:r>
            <w:r w:rsidRPr="00781421">
              <w:rPr>
                <w:rFonts w:eastAsia="Arial" w:cstheme="minorHAnsi"/>
                <w:i/>
                <w:color w:val="000000"/>
                <w:sz w:val="24"/>
                <w:szCs w:val="24"/>
              </w:rPr>
              <w:t xml:space="preserve"> </w:t>
            </w:r>
            <w:r w:rsidRPr="00781421">
              <w:rPr>
                <w:rFonts w:eastAsia="Arial" w:cstheme="minorHAnsi"/>
                <w:color w:val="000000"/>
                <w:sz w:val="24"/>
                <w:szCs w:val="24"/>
              </w:rPr>
              <w:t>bertanggung jawab untuk melaporkan risiko keamanan informasi yang teridentifikasi sesuai dengan aset terkait, perlakuan risiko dan penerapan tujuan pengendalian, serta evaluasi hasil penilaian pengendalian risiko berbasis aset.</w:t>
            </w:r>
          </w:p>
          <w:p w14:paraId="49781B16" w14:textId="125EAB31" w:rsidR="003F6606" w:rsidRPr="0027460B" w:rsidRDefault="003F6606" w:rsidP="003F6606">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27460B">
              <w:rPr>
                <w:rFonts w:eastAsia="Arial" w:cstheme="minorHAnsi"/>
                <w:sz w:val="24"/>
                <w:szCs w:val="24"/>
              </w:rPr>
              <w:t xml:space="preserve">Penilaian Risiko Keamanan Informasi disesuaikan dengan frekuensi Pelaporan RCSA </w:t>
            </w:r>
            <w:r w:rsidRPr="005B37F6">
              <w:rPr>
                <w:rFonts w:eastAsia="Arial" w:cstheme="minorHAnsi"/>
                <w:sz w:val="24"/>
                <w:szCs w:val="24"/>
              </w:rPr>
              <w:t>(setidaknya setiap 6 bulan)</w:t>
            </w:r>
            <w:r w:rsidRPr="0027460B">
              <w:rPr>
                <w:rFonts w:eastAsia="Arial" w:cstheme="minorHAnsi"/>
                <w:sz w:val="24"/>
                <w:szCs w:val="24"/>
              </w:rPr>
              <w:t xml:space="preserve"> dan isi laporan berdasarkan Kebijakan Manajemen Risiko </w:t>
            </w:r>
            <w:r w:rsidR="00AF150D">
              <w:rPr>
                <w:rFonts w:eastAsia="Arial" w:cstheme="minorHAnsi"/>
                <w:sz w:val="24"/>
                <w:szCs w:val="24"/>
              </w:rPr>
              <w:t>DMB</w:t>
            </w:r>
            <w:r w:rsidRPr="0027460B">
              <w:rPr>
                <w:rFonts w:eastAsia="Arial" w:cstheme="minorHAnsi"/>
                <w:sz w:val="24"/>
                <w:szCs w:val="24"/>
              </w:rPr>
              <w:t xml:space="preserve">, yang terdiri dari: Laporan RCSA </w:t>
            </w:r>
            <w:r w:rsidRPr="005B37F6">
              <w:rPr>
                <w:rFonts w:eastAsia="Arial" w:cstheme="minorHAnsi"/>
                <w:sz w:val="24"/>
                <w:szCs w:val="24"/>
              </w:rPr>
              <w:t>setiap 6 bulan,</w:t>
            </w:r>
            <w:r w:rsidRPr="0027460B">
              <w:rPr>
                <w:rFonts w:eastAsia="Arial" w:cstheme="minorHAnsi"/>
                <w:sz w:val="24"/>
                <w:szCs w:val="24"/>
              </w:rPr>
              <w:t xml:space="preserve"> termasuk Status Laporan Rencana Pengendalian (Risk Treatment Plan), maupun </w:t>
            </w:r>
            <w:r w:rsidRPr="0027460B">
              <w:rPr>
                <w:rFonts w:eastAsia="Arial" w:cstheme="minorHAnsi"/>
                <w:sz w:val="24"/>
                <w:szCs w:val="24"/>
              </w:rPr>
              <w:lastRenderedPageBreak/>
              <w:t>penilaian risiko keseluruhan yang terdapat pada laporan hasil secara tahunan.</w:t>
            </w:r>
          </w:p>
          <w:p w14:paraId="1FB3F9C7" w14:textId="77777777" w:rsidR="003F6606" w:rsidRPr="00781421" w:rsidRDefault="003F6606" w:rsidP="003F6606">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781421">
              <w:rPr>
                <w:rFonts w:eastAsia="Arial" w:cstheme="minorHAnsi"/>
                <w:sz w:val="24"/>
                <w:szCs w:val="24"/>
              </w:rPr>
              <w:t xml:space="preserve">Fungsi Manajemen Risiko harus mempersiapkan dan menyelesaikan laporan RCSA (termasuk Risk Treatment Plan) setelah proses identifikasi dan penilaian risiko serta penentuan kontrol risiko berbasis aset keamanan informasi. Laporan ini kemudian harus diserahkan kepada Management Representatives dan fungsi Technology Information Security, </w:t>
            </w:r>
            <w:r>
              <w:rPr>
                <w:rFonts w:eastAsia="Arial" w:cstheme="minorHAnsi"/>
                <w:sz w:val="24"/>
                <w:szCs w:val="24"/>
                <w:lang w:val="en-GB"/>
              </w:rPr>
              <w:t>departemen</w:t>
            </w:r>
            <w:r w:rsidRPr="00781421">
              <w:rPr>
                <w:rFonts w:eastAsia="Arial" w:cstheme="minorHAnsi"/>
                <w:sz w:val="24"/>
                <w:szCs w:val="24"/>
              </w:rPr>
              <w:t xml:space="preserve"> terkait maupun Board of Director.</w:t>
            </w:r>
          </w:p>
          <w:p w14:paraId="6E22396B" w14:textId="4449F055" w:rsidR="0027460B" w:rsidRDefault="003F6606" w:rsidP="0027460B">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781421">
              <w:rPr>
                <w:rFonts w:eastAsia="Arial" w:cstheme="minorHAnsi"/>
                <w:sz w:val="24"/>
                <w:szCs w:val="24"/>
              </w:rPr>
              <w:t>Koordinator RCSA akan memperbarui Status Laporan Rencana Pengendalian (</w:t>
            </w:r>
            <w:r w:rsidRPr="006418C8">
              <w:rPr>
                <w:rFonts w:eastAsia="Arial" w:cstheme="minorHAnsi"/>
                <w:i/>
                <w:iCs/>
                <w:sz w:val="24"/>
                <w:szCs w:val="24"/>
              </w:rPr>
              <w:t>Risk Treatment Plan</w:t>
            </w:r>
            <w:r w:rsidRPr="00781421">
              <w:rPr>
                <w:rFonts w:eastAsia="Arial" w:cstheme="minorHAnsi"/>
                <w:sz w:val="24"/>
                <w:szCs w:val="24"/>
              </w:rPr>
              <w:t>) dimana fungsi Internal Audit akan memvalidasi status rencana tindakan.</w:t>
            </w:r>
          </w:p>
          <w:p w14:paraId="6395C5AB" w14:textId="77777777" w:rsidR="0027460B" w:rsidRDefault="0027460B" w:rsidP="0027460B">
            <w:pPr>
              <w:widowControl w:val="0"/>
              <w:pBdr>
                <w:top w:val="nil"/>
                <w:left w:val="nil"/>
                <w:bottom w:val="nil"/>
                <w:right w:val="nil"/>
                <w:between w:val="nil"/>
              </w:pBdr>
              <w:spacing w:before="93" w:after="0" w:line="360" w:lineRule="auto"/>
              <w:ind w:left="851" w:right="95"/>
              <w:rPr>
                <w:rFonts w:eastAsia="Arial" w:cstheme="minorHAnsi"/>
                <w:sz w:val="24"/>
                <w:szCs w:val="24"/>
              </w:rPr>
            </w:pPr>
          </w:p>
          <w:p w14:paraId="4329285F" w14:textId="11EE909B" w:rsidR="003F6606" w:rsidRPr="0027460B" w:rsidRDefault="003F6606" w:rsidP="0027460B">
            <w:pPr>
              <w:widowControl w:val="0"/>
              <w:numPr>
                <w:ilvl w:val="2"/>
                <w:numId w:val="6"/>
              </w:numPr>
              <w:pBdr>
                <w:top w:val="nil"/>
                <w:left w:val="nil"/>
                <w:bottom w:val="nil"/>
                <w:right w:val="nil"/>
                <w:between w:val="nil"/>
              </w:pBdr>
              <w:spacing w:before="93" w:after="0" w:line="360" w:lineRule="auto"/>
              <w:ind w:left="851" w:right="95" w:hanging="284"/>
              <w:rPr>
                <w:rFonts w:eastAsia="Arial" w:cstheme="minorHAnsi"/>
                <w:sz w:val="24"/>
                <w:szCs w:val="24"/>
              </w:rPr>
            </w:pPr>
            <w:r w:rsidRPr="0027460B">
              <w:rPr>
                <w:rFonts w:eastAsia="Arial" w:cstheme="minorHAnsi"/>
                <w:sz w:val="24"/>
                <w:szCs w:val="24"/>
              </w:rPr>
              <w:lastRenderedPageBreak/>
              <w:t xml:space="preserve">Template Pelaporan Risiko harus ditetapkan berdasarkan pendekatan </w:t>
            </w:r>
            <w:r w:rsidRPr="006418C8">
              <w:rPr>
                <w:rFonts w:eastAsia="Arial" w:cstheme="minorHAnsi"/>
                <w:i/>
                <w:iCs/>
                <w:sz w:val="24"/>
                <w:szCs w:val="24"/>
              </w:rPr>
              <w:t>Asset-Based Risk Assessment</w:t>
            </w:r>
            <w:r w:rsidRPr="0027460B">
              <w:rPr>
                <w:rFonts w:eastAsia="Arial" w:cstheme="minorHAnsi"/>
                <w:sz w:val="24"/>
                <w:szCs w:val="24"/>
              </w:rPr>
              <w:t xml:space="preserve"> dengan mempertimbangkan Template Pelaporan Risiko yang ditetapkan dalam Kebijakan Kerangka Kerja Manajemen Risiko Perusahaan.</w:t>
            </w:r>
          </w:p>
          <w:p w14:paraId="1CFE99DC" w14:textId="77777777" w:rsidR="003F6606" w:rsidRPr="007B6EA1" w:rsidRDefault="003F6606">
            <w:pPr>
              <w:pStyle w:val="ListParagraph"/>
              <w:spacing w:before="0" w:after="0" w:line="360" w:lineRule="auto"/>
              <w:ind w:left="1560"/>
              <w:rPr>
                <w:sz w:val="24"/>
                <w:szCs w:val="24"/>
                <w:lang w:val="en-GB"/>
              </w:rPr>
            </w:pPr>
          </w:p>
        </w:tc>
        <w:tc>
          <w:tcPr>
            <w:tcW w:w="236" w:type="dxa"/>
          </w:tcPr>
          <w:p w14:paraId="6E613C20" w14:textId="77777777" w:rsidR="003F6606" w:rsidRPr="007B6EA1" w:rsidRDefault="003F6606">
            <w:pPr>
              <w:spacing w:before="0" w:after="0" w:line="360" w:lineRule="auto"/>
              <w:rPr>
                <w:rFonts w:cstheme="minorHAnsi"/>
                <w:sz w:val="24"/>
                <w:szCs w:val="24"/>
                <w:lang w:val="en-US"/>
              </w:rPr>
            </w:pPr>
          </w:p>
        </w:tc>
        <w:tc>
          <w:tcPr>
            <w:tcW w:w="4560" w:type="dxa"/>
          </w:tcPr>
          <w:p w14:paraId="38ED5D05" w14:textId="05165852"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Risk Control and Self-assessment must be implemented in the Information Security Risk Management Framework and must be maintained by each department. Each department must prepare an independent Risk Assessment including determining the information, assets or information processing facilities to be used in the Information Security RCSA, and submitting the plan to the Risk Management function.</w:t>
            </w:r>
          </w:p>
          <w:p w14:paraId="4546EA8D" w14:textId="77777777" w:rsidR="0027460B" w:rsidRDefault="0027460B" w:rsidP="0027460B">
            <w:pPr>
              <w:pStyle w:val="ListParagraph"/>
              <w:spacing w:before="0" w:after="120" w:line="360" w:lineRule="auto"/>
              <w:contextualSpacing w:val="0"/>
              <w:rPr>
                <w:rFonts w:cstheme="minorHAnsi"/>
                <w:i/>
                <w:sz w:val="24"/>
                <w:szCs w:val="24"/>
                <w:lang w:val="en-US"/>
              </w:rPr>
            </w:pPr>
          </w:p>
          <w:p w14:paraId="07E92F79" w14:textId="10A992CC"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 xml:space="preserve">Assets and Risk Owners from each function are responsible for risk assessment related assets, with the RCSA Coordinator who is the Manager of each division must ensure that the unit has one or more individuals who are trained to </w:t>
            </w:r>
            <w:r w:rsidRPr="0027460B">
              <w:rPr>
                <w:rFonts w:cstheme="minorHAnsi"/>
                <w:i/>
                <w:sz w:val="24"/>
                <w:szCs w:val="24"/>
                <w:lang w:val="en-US"/>
              </w:rPr>
              <w:lastRenderedPageBreak/>
              <w:t>become RSA executors. The RCSA Coordinator must understand the RCSA Concept and act as a liaison between the business group and RM</w:t>
            </w:r>
            <w:r w:rsidR="009A3F6E">
              <w:rPr>
                <w:rFonts w:cstheme="minorHAnsi"/>
                <w:i/>
                <w:sz w:val="24"/>
                <w:szCs w:val="24"/>
                <w:lang w:val="en-US"/>
              </w:rPr>
              <w:t>CD</w:t>
            </w:r>
            <w:r w:rsidRPr="0027460B">
              <w:rPr>
                <w:rFonts w:cstheme="minorHAnsi"/>
                <w:i/>
                <w:sz w:val="24"/>
                <w:szCs w:val="24"/>
                <w:lang w:val="en-US"/>
              </w:rPr>
              <w:t xml:space="preserve"> including promoting the risk management framework and also risk awareness in their respective work units, and also assisting the Risk Management Group in communicating the Risk Management Framework for each work unit. The RCSA Coordinator of each unit and the Asset Owner are responsible for managing risk in their work unit.</w:t>
            </w:r>
          </w:p>
          <w:p w14:paraId="17CEF1F4" w14:textId="50F59A8E" w:rsidR="0027460B" w:rsidRDefault="0027460B" w:rsidP="0027460B">
            <w:pPr>
              <w:pStyle w:val="ListParagraph"/>
              <w:spacing w:line="360" w:lineRule="auto"/>
              <w:rPr>
                <w:rFonts w:cstheme="minorHAnsi"/>
                <w:i/>
                <w:sz w:val="24"/>
                <w:szCs w:val="24"/>
                <w:lang w:val="en-US"/>
              </w:rPr>
            </w:pPr>
          </w:p>
          <w:p w14:paraId="79372B40" w14:textId="54832525" w:rsidR="0027460B" w:rsidRDefault="0027460B" w:rsidP="0027460B">
            <w:pPr>
              <w:pStyle w:val="ListParagraph"/>
              <w:spacing w:line="360" w:lineRule="auto"/>
              <w:rPr>
                <w:rFonts w:cstheme="minorHAnsi"/>
                <w:i/>
                <w:sz w:val="24"/>
                <w:szCs w:val="24"/>
                <w:lang w:val="en-US"/>
              </w:rPr>
            </w:pPr>
          </w:p>
          <w:p w14:paraId="57078D07" w14:textId="77777777" w:rsidR="0027460B" w:rsidRPr="0027460B" w:rsidRDefault="0027460B" w:rsidP="0027460B">
            <w:pPr>
              <w:spacing w:line="360" w:lineRule="auto"/>
              <w:rPr>
                <w:rFonts w:cstheme="minorHAnsi"/>
                <w:i/>
                <w:sz w:val="24"/>
                <w:szCs w:val="24"/>
                <w:lang w:val="en-US"/>
              </w:rPr>
            </w:pPr>
          </w:p>
          <w:p w14:paraId="23495B38" w14:textId="4B9785E4"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The ongoing development and maintenance of the RCSA implementation plan is the responsibility of the Risk Management function. RM</w:t>
            </w:r>
            <w:r w:rsidR="009A3F6E">
              <w:rPr>
                <w:rFonts w:cstheme="minorHAnsi"/>
                <w:i/>
                <w:sz w:val="24"/>
                <w:szCs w:val="24"/>
                <w:lang w:val="en-US"/>
              </w:rPr>
              <w:t>CD</w:t>
            </w:r>
            <w:r w:rsidRPr="0027460B">
              <w:rPr>
                <w:rFonts w:cstheme="minorHAnsi"/>
                <w:i/>
                <w:sz w:val="24"/>
                <w:szCs w:val="24"/>
                <w:lang w:val="en-US"/>
              </w:rPr>
              <w:t xml:space="preserve"> will ensure that the RCSA Implementation Plan adapts to the circumstances and </w:t>
            </w:r>
            <w:r w:rsidRPr="0027460B">
              <w:rPr>
                <w:rFonts w:cstheme="minorHAnsi"/>
                <w:i/>
                <w:sz w:val="24"/>
                <w:szCs w:val="24"/>
                <w:lang w:val="en-US"/>
              </w:rPr>
              <w:lastRenderedPageBreak/>
              <w:t>changes in the Company and will provide guidance and descriptions in the development and maintenance of RCSA in each line of the Company.</w:t>
            </w:r>
          </w:p>
          <w:p w14:paraId="553AD5A2" w14:textId="77777777" w:rsidR="0027460B" w:rsidRPr="0027460B" w:rsidRDefault="0027460B" w:rsidP="0027460B">
            <w:pPr>
              <w:spacing w:before="0" w:after="120" w:line="360" w:lineRule="auto"/>
              <w:rPr>
                <w:rFonts w:cstheme="minorHAnsi"/>
                <w:i/>
                <w:sz w:val="24"/>
                <w:szCs w:val="24"/>
                <w:lang w:val="en-US"/>
              </w:rPr>
            </w:pPr>
          </w:p>
          <w:p w14:paraId="7B4CEE0F" w14:textId="583B9C9F"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The RSA Coordinator or RSA Manager from each department is responsible for reporting identified information security risks according to the associated assets, risk treatment and application of control objectives, as well as evaluating the results of asset-based risk control assessments.</w:t>
            </w:r>
          </w:p>
          <w:p w14:paraId="01F46DD6" w14:textId="77777777" w:rsidR="0027460B" w:rsidRPr="0027460B" w:rsidRDefault="0027460B" w:rsidP="0027460B">
            <w:pPr>
              <w:spacing w:before="0" w:after="0" w:line="360" w:lineRule="auto"/>
              <w:rPr>
                <w:rFonts w:cstheme="minorHAnsi"/>
                <w:i/>
                <w:sz w:val="24"/>
                <w:szCs w:val="24"/>
                <w:lang w:val="en-US"/>
              </w:rPr>
            </w:pPr>
          </w:p>
          <w:p w14:paraId="1195731C" w14:textId="77777777" w:rsidR="0027460B" w:rsidRPr="0027460B" w:rsidRDefault="0027460B" w:rsidP="0027460B">
            <w:pPr>
              <w:pStyle w:val="ListParagraph"/>
              <w:spacing w:line="360" w:lineRule="auto"/>
              <w:rPr>
                <w:rFonts w:cstheme="minorHAnsi"/>
                <w:i/>
                <w:sz w:val="24"/>
                <w:szCs w:val="24"/>
                <w:lang w:val="en-US"/>
              </w:rPr>
            </w:pPr>
          </w:p>
          <w:p w14:paraId="19695F8A" w14:textId="539CD48C"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 xml:space="preserve">The Information Security Risk Assessment is adjusted to the frequency of RCSA Reporting (at least every 6 months) and the contents of the report are based on the </w:t>
            </w:r>
            <w:r w:rsidR="00AF150D">
              <w:rPr>
                <w:rFonts w:cstheme="minorHAnsi"/>
                <w:i/>
                <w:sz w:val="24"/>
                <w:szCs w:val="24"/>
                <w:lang w:val="en-US"/>
              </w:rPr>
              <w:t>DMB</w:t>
            </w:r>
            <w:r w:rsidRPr="0027460B">
              <w:rPr>
                <w:rFonts w:cstheme="minorHAnsi"/>
                <w:i/>
                <w:sz w:val="24"/>
                <w:szCs w:val="24"/>
                <w:lang w:val="en-US"/>
              </w:rPr>
              <w:t xml:space="preserve"> Risk Management Policy, which consists of: RCSA reports every 6 months, including the Status Report on the Control Plan (Risk Treatment Plan), as </w:t>
            </w:r>
            <w:r w:rsidRPr="0027460B">
              <w:rPr>
                <w:rFonts w:cstheme="minorHAnsi"/>
                <w:i/>
                <w:sz w:val="24"/>
                <w:szCs w:val="24"/>
                <w:lang w:val="en-US"/>
              </w:rPr>
              <w:lastRenderedPageBreak/>
              <w:t>well as the overall risk assessment that contained in the annual results report.</w:t>
            </w:r>
          </w:p>
          <w:p w14:paraId="0A91A5F6" w14:textId="77777777" w:rsidR="0027460B" w:rsidRDefault="0027460B" w:rsidP="0027460B">
            <w:pPr>
              <w:pStyle w:val="ListParagraph"/>
              <w:spacing w:before="0" w:after="120" w:line="360" w:lineRule="auto"/>
              <w:contextualSpacing w:val="0"/>
              <w:rPr>
                <w:rFonts w:cstheme="minorHAnsi"/>
                <w:i/>
                <w:sz w:val="24"/>
                <w:szCs w:val="24"/>
                <w:lang w:val="en-US"/>
              </w:rPr>
            </w:pPr>
          </w:p>
          <w:p w14:paraId="4C127818" w14:textId="37B5FE65"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The Risk Management function must prepare and complete the RCSA report (including the Risk Treatment Plan) after the process of identifying and assessing risks and determining risk controls based on information security assets. This report must then be submitted to the Management Representatives and the Technology Information Security function, relevant departments and the Board of Directors.</w:t>
            </w:r>
          </w:p>
          <w:p w14:paraId="03B59B79" w14:textId="77777777" w:rsidR="0027460B" w:rsidRPr="0027460B" w:rsidRDefault="0027460B" w:rsidP="0027460B">
            <w:pPr>
              <w:spacing w:after="480" w:line="360" w:lineRule="auto"/>
              <w:rPr>
                <w:rFonts w:cstheme="minorHAnsi"/>
                <w:i/>
                <w:sz w:val="24"/>
                <w:szCs w:val="24"/>
                <w:lang w:val="en-US"/>
              </w:rPr>
            </w:pPr>
          </w:p>
          <w:p w14:paraId="79FDECA8" w14:textId="68E2C86C" w:rsidR="0027460B" w:rsidRDefault="0027460B">
            <w:pPr>
              <w:pStyle w:val="ListParagraph"/>
              <w:numPr>
                <w:ilvl w:val="0"/>
                <w:numId w:val="113"/>
              </w:numPr>
              <w:spacing w:before="0" w:after="0" w:line="360" w:lineRule="auto"/>
              <w:rPr>
                <w:rFonts w:cstheme="minorHAnsi"/>
                <w:i/>
                <w:sz w:val="24"/>
                <w:szCs w:val="24"/>
                <w:lang w:val="en-US"/>
              </w:rPr>
            </w:pPr>
            <w:r w:rsidRPr="0027460B">
              <w:rPr>
                <w:rFonts w:cstheme="minorHAnsi"/>
                <w:i/>
                <w:sz w:val="24"/>
                <w:szCs w:val="24"/>
                <w:lang w:val="en-US"/>
              </w:rPr>
              <w:t>The RCSA Coordinator will update the Status Report on the Risk Treatment Plan where the Internal Audit function will validate the status of the action plan.</w:t>
            </w:r>
          </w:p>
          <w:p w14:paraId="5F2FB545" w14:textId="77777777" w:rsidR="0027460B" w:rsidRDefault="0027460B" w:rsidP="0027460B">
            <w:pPr>
              <w:pStyle w:val="ListParagraph"/>
              <w:spacing w:before="0" w:after="0" w:line="360" w:lineRule="auto"/>
              <w:rPr>
                <w:rFonts w:cstheme="minorHAnsi"/>
                <w:i/>
                <w:sz w:val="24"/>
                <w:szCs w:val="24"/>
                <w:lang w:val="en-US"/>
              </w:rPr>
            </w:pPr>
          </w:p>
          <w:p w14:paraId="234C821A" w14:textId="6D91A0DF" w:rsidR="003F6606" w:rsidRPr="0027460B" w:rsidRDefault="0027460B">
            <w:pPr>
              <w:pStyle w:val="ListParagraph"/>
              <w:numPr>
                <w:ilvl w:val="0"/>
                <w:numId w:val="113"/>
              </w:numPr>
              <w:spacing w:before="120" w:after="0" w:line="360" w:lineRule="auto"/>
              <w:ind w:left="714" w:hanging="357"/>
              <w:contextualSpacing w:val="0"/>
              <w:rPr>
                <w:rFonts w:cstheme="minorHAnsi"/>
                <w:i/>
                <w:sz w:val="24"/>
                <w:szCs w:val="24"/>
                <w:lang w:val="en-US"/>
              </w:rPr>
            </w:pPr>
            <w:r w:rsidRPr="0027460B">
              <w:rPr>
                <w:rFonts w:cstheme="minorHAnsi"/>
                <w:i/>
                <w:sz w:val="24"/>
                <w:szCs w:val="24"/>
                <w:lang w:val="en-US"/>
              </w:rPr>
              <w:lastRenderedPageBreak/>
              <w:t>The Risk Reporting Template must be determined based on the Asset-Based Risk Assessment approach by considering the Risk Reporting Template set out in the Company's Risk Management Framework Policy.</w:t>
            </w:r>
          </w:p>
        </w:tc>
      </w:tr>
    </w:tbl>
    <w:p w14:paraId="2B71ADE6" w14:textId="77777777" w:rsidR="003F6606" w:rsidRPr="00383D29" w:rsidRDefault="003F6606" w:rsidP="003F6606">
      <w:pPr>
        <w:pStyle w:val="ListParagraph"/>
        <w:ind w:left="567"/>
        <w:rPr>
          <w:rFonts w:eastAsia="Arial" w:cstheme="minorHAnsi"/>
          <w:b/>
          <w:bCs/>
          <w:sz w:val="24"/>
          <w:szCs w:val="24"/>
          <w:lang w:val="en-GB"/>
        </w:rPr>
      </w:pPr>
    </w:p>
    <w:p w14:paraId="7CD3F92E" w14:textId="43FFFFF0" w:rsidR="004748CF" w:rsidRPr="00BF2E12" w:rsidRDefault="00BF2E12" w:rsidP="00BF2E12">
      <w:pPr>
        <w:widowControl w:val="0"/>
        <w:numPr>
          <w:ilvl w:val="2"/>
          <w:numId w:val="6"/>
        </w:numPr>
        <w:pBdr>
          <w:top w:val="nil"/>
          <w:left w:val="nil"/>
          <w:bottom w:val="nil"/>
          <w:right w:val="nil"/>
          <w:between w:val="nil"/>
        </w:pBdr>
        <w:spacing w:before="93" w:after="240" w:line="360" w:lineRule="auto"/>
        <w:ind w:left="851" w:right="96" w:hanging="284"/>
        <w:rPr>
          <w:rFonts w:eastAsia="Arial" w:cstheme="minorHAnsi"/>
          <w:sz w:val="24"/>
          <w:szCs w:val="24"/>
        </w:rPr>
      </w:pPr>
      <w:r>
        <w:rPr>
          <w:rFonts w:eastAsia="Arial" w:cstheme="minorHAnsi"/>
          <w:sz w:val="24"/>
          <w:szCs w:val="24"/>
        </w:rPr>
        <w:br w:type="page"/>
      </w:r>
    </w:p>
    <w:p w14:paraId="4112E6E9" w14:textId="2840FEF0" w:rsidR="00751A54" w:rsidRPr="004748CF" w:rsidRDefault="009851BD">
      <w:pPr>
        <w:pStyle w:val="ListParagraph"/>
        <w:widowControl w:val="0"/>
        <w:numPr>
          <w:ilvl w:val="1"/>
          <w:numId w:val="61"/>
        </w:numPr>
        <w:pBdr>
          <w:top w:val="nil"/>
          <w:left w:val="nil"/>
          <w:bottom w:val="nil"/>
          <w:right w:val="nil"/>
          <w:between w:val="nil"/>
        </w:pBdr>
        <w:spacing w:before="93" w:after="240" w:line="360" w:lineRule="auto"/>
        <w:ind w:left="567" w:right="96"/>
        <w:outlineLvl w:val="2"/>
        <w:rPr>
          <w:rFonts w:eastAsia="Arial" w:cstheme="minorHAnsi"/>
          <w:sz w:val="24"/>
          <w:szCs w:val="24"/>
        </w:rPr>
      </w:pPr>
      <w:bookmarkStart w:id="25" w:name="_Toc163097283"/>
      <w:r w:rsidRPr="004748CF">
        <w:rPr>
          <w:rFonts w:eastAsia="Arial" w:cstheme="minorHAnsi"/>
          <w:b/>
          <w:bCs/>
          <w:sz w:val="24"/>
          <w:szCs w:val="24"/>
          <w:lang w:val="en-GB"/>
        </w:rPr>
        <w:lastRenderedPageBreak/>
        <w:t>Kerangka Kerja Manajemen Risiko Keamanan Informasi</w:t>
      </w:r>
      <w:r w:rsidR="00FD6A45">
        <w:rPr>
          <w:rFonts w:eastAsia="Arial" w:cstheme="minorHAnsi"/>
          <w:b/>
          <w:bCs/>
          <w:sz w:val="24"/>
          <w:szCs w:val="24"/>
          <w:lang w:val="en-GB"/>
        </w:rPr>
        <w:t>/</w:t>
      </w:r>
      <w:r w:rsidR="00FD6A45" w:rsidRPr="00FD6A45">
        <w:t xml:space="preserve"> </w:t>
      </w:r>
      <w:r w:rsidR="00FD6A45" w:rsidRPr="00FD6A45">
        <w:rPr>
          <w:rFonts w:eastAsia="Arial" w:cstheme="minorHAnsi"/>
          <w:b/>
          <w:bCs/>
          <w:i/>
          <w:iCs/>
          <w:sz w:val="24"/>
          <w:szCs w:val="24"/>
          <w:lang w:val="en-GB"/>
        </w:rPr>
        <w:t>Information Security Risk Management Framework</w:t>
      </w:r>
      <w:bookmarkEnd w:id="25"/>
    </w:p>
    <w:p w14:paraId="7E200B6C" w14:textId="282F9687" w:rsidR="004979E6" w:rsidRPr="00781421" w:rsidRDefault="00FD6A45" w:rsidP="004979E6">
      <w:pPr>
        <w:pStyle w:val="ListParagraph"/>
        <w:ind w:left="567"/>
        <w:rPr>
          <w:rFonts w:eastAsia="Arial" w:cstheme="minorHAnsi"/>
          <w:b/>
          <w:bCs/>
          <w:sz w:val="24"/>
          <w:szCs w:val="24"/>
          <w:lang w:val="en-GB"/>
        </w:rPr>
      </w:pPr>
      <w:r w:rsidRPr="00781421">
        <w:rPr>
          <w:rFonts w:eastAsia="Arial" w:cstheme="minorHAnsi"/>
          <w:b/>
          <w:bCs/>
          <w:noProof/>
          <w:sz w:val="24"/>
          <w:szCs w:val="24"/>
          <w:lang w:val="en-US"/>
        </w:rPr>
        <w:drawing>
          <wp:anchor distT="0" distB="0" distL="114300" distR="114300" simplePos="0" relativeHeight="251658240" behindDoc="0" locked="0" layoutInCell="1" allowOverlap="1" wp14:anchorId="3E591981" wp14:editId="1F38076B">
            <wp:simplePos x="0" y="0"/>
            <wp:positionH relativeFrom="column">
              <wp:posOffset>901700</wp:posOffset>
            </wp:positionH>
            <wp:positionV relativeFrom="paragraph">
              <wp:posOffset>46990</wp:posOffset>
            </wp:positionV>
            <wp:extent cx="4202430" cy="6393180"/>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2430" cy="6393180"/>
                    </a:xfrm>
                    <a:prstGeom prst="rect">
                      <a:avLst/>
                    </a:prstGeom>
                    <a:noFill/>
                  </pic:spPr>
                </pic:pic>
              </a:graphicData>
            </a:graphic>
            <wp14:sizeRelH relativeFrom="margin">
              <wp14:pctWidth>0</wp14:pctWidth>
            </wp14:sizeRelH>
            <wp14:sizeRelV relativeFrom="margin">
              <wp14:pctHeight>0</wp14:pctHeight>
            </wp14:sizeRelV>
          </wp:anchor>
        </w:drawing>
      </w:r>
    </w:p>
    <w:p w14:paraId="7959EDFC" w14:textId="107D0B85" w:rsidR="004979E6" w:rsidRPr="00781421" w:rsidRDefault="004979E6" w:rsidP="004979E6">
      <w:pPr>
        <w:pStyle w:val="ListParagraph"/>
        <w:ind w:left="567"/>
        <w:rPr>
          <w:rFonts w:eastAsia="Arial" w:cstheme="minorHAnsi"/>
          <w:b/>
          <w:bCs/>
          <w:sz w:val="24"/>
          <w:szCs w:val="24"/>
          <w:lang w:val="en-GB"/>
        </w:rPr>
      </w:pPr>
    </w:p>
    <w:p w14:paraId="236398C5" w14:textId="0DDAA4F0" w:rsidR="009851BD" w:rsidRPr="00781421" w:rsidRDefault="009851BD" w:rsidP="009851BD">
      <w:pPr>
        <w:pStyle w:val="ListParagraph"/>
        <w:ind w:left="567"/>
        <w:rPr>
          <w:rFonts w:eastAsia="Arial" w:cstheme="minorHAnsi"/>
          <w:b/>
          <w:bCs/>
          <w:sz w:val="24"/>
          <w:szCs w:val="24"/>
          <w:lang w:val="en-GB"/>
        </w:rPr>
      </w:pPr>
    </w:p>
    <w:p w14:paraId="645236F3" w14:textId="600709CA" w:rsidR="00751A54" w:rsidRPr="00781421" w:rsidRDefault="00751A54" w:rsidP="00751A54">
      <w:pPr>
        <w:widowControl w:val="0"/>
        <w:pBdr>
          <w:top w:val="nil"/>
          <w:left w:val="nil"/>
          <w:bottom w:val="nil"/>
          <w:right w:val="nil"/>
          <w:between w:val="nil"/>
        </w:pBdr>
        <w:spacing w:before="93" w:after="0" w:line="360" w:lineRule="auto"/>
        <w:ind w:left="851" w:right="95"/>
        <w:rPr>
          <w:rFonts w:eastAsia="Arial" w:cstheme="minorHAnsi"/>
          <w:sz w:val="24"/>
          <w:szCs w:val="24"/>
        </w:rPr>
      </w:pPr>
    </w:p>
    <w:p w14:paraId="5141A031" w14:textId="127C0DFA" w:rsidR="00751A54" w:rsidRPr="00781421" w:rsidRDefault="00751A54" w:rsidP="00751A54">
      <w:pPr>
        <w:pStyle w:val="ListParagraph"/>
        <w:widowControl w:val="0"/>
        <w:pBdr>
          <w:top w:val="nil"/>
          <w:left w:val="nil"/>
          <w:bottom w:val="nil"/>
          <w:right w:val="nil"/>
          <w:between w:val="nil"/>
        </w:pBdr>
        <w:spacing w:before="93" w:after="0" w:line="360" w:lineRule="auto"/>
        <w:ind w:right="95"/>
        <w:rPr>
          <w:rFonts w:eastAsia="Arial" w:cstheme="minorHAnsi"/>
          <w:sz w:val="24"/>
          <w:szCs w:val="24"/>
          <w:lang w:val="en-GB"/>
        </w:rPr>
      </w:pPr>
    </w:p>
    <w:p w14:paraId="05E96A4C" w14:textId="77777777" w:rsidR="00AF4059" w:rsidRPr="00781421" w:rsidRDefault="00AF4059" w:rsidP="00AF4059">
      <w:pPr>
        <w:widowControl w:val="0"/>
        <w:pBdr>
          <w:top w:val="nil"/>
          <w:left w:val="nil"/>
          <w:bottom w:val="nil"/>
          <w:right w:val="nil"/>
          <w:between w:val="nil"/>
        </w:pBdr>
        <w:spacing w:before="93" w:after="0" w:line="276" w:lineRule="auto"/>
        <w:ind w:left="851" w:right="95" w:hanging="284"/>
        <w:rPr>
          <w:rFonts w:eastAsia="Arial" w:cstheme="minorHAnsi"/>
          <w:sz w:val="24"/>
          <w:szCs w:val="24"/>
        </w:rPr>
      </w:pPr>
    </w:p>
    <w:p w14:paraId="5866790A" w14:textId="0C07B05A" w:rsidR="00B82364" w:rsidRPr="00781421" w:rsidRDefault="00B82364" w:rsidP="00B82364">
      <w:pPr>
        <w:pStyle w:val="ListParagraph"/>
        <w:ind w:left="567"/>
        <w:rPr>
          <w:rFonts w:eastAsia="Arial" w:cstheme="minorHAnsi"/>
          <w:b/>
          <w:bCs/>
          <w:sz w:val="24"/>
          <w:szCs w:val="24"/>
          <w:lang w:val="en-GB"/>
        </w:rPr>
      </w:pPr>
    </w:p>
    <w:p w14:paraId="0F24A851" w14:textId="222EFF5B" w:rsidR="00B57443" w:rsidRPr="00781421" w:rsidRDefault="00B57443" w:rsidP="00B57443">
      <w:pPr>
        <w:pStyle w:val="ListParagraph"/>
        <w:ind w:left="567"/>
        <w:rPr>
          <w:rFonts w:eastAsia="Arial" w:cstheme="minorHAnsi"/>
          <w:b/>
          <w:bCs/>
          <w:sz w:val="24"/>
          <w:szCs w:val="24"/>
          <w:lang w:val="en-GB"/>
        </w:rPr>
      </w:pPr>
    </w:p>
    <w:p w14:paraId="2127E586" w14:textId="1927B2D8" w:rsidR="00262AD3" w:rsidRPr="00781421" w:rsidRDefault="00262AD3" w:rsidP="00B57443">
      <w:pPr>
        <w:pStyle w:val="ListParagraph"/>
        <w:spacing w:line="360" w:lineRule="auto"/>
        <w:rPr>
          <w:rFonts w:eastAsia="Arial" w:cstheme="minorHAnsi"/>
          <w:sz w:val="24"/>
          <w:szCs w:val="24"/>
          <w:lang w:val="en-GB"/>
        </w:rPr>
      </w:pPr>
    </w:p>
    <w:p w14:paraId="266867A9" w14:textId="77777777" w:rsidR="00EC03CA" w:rsidRPr="00781421" w:rsidRDefault="00EC03CA" w:rsidP="00262AD3">
      <w:pPr>
        <w:pStyle w:val="ListParagraph"/>
        <w:spacing w:line="360" w:lineRule="auto"/>
        <w:ind w:left="1134" w:hanging="283"/>
        <w:rPr>
          <w:rFonts w:eastAsia="Arial" w:cstheme="minorHAnsi"/>
          <w:sz w:val="24"/>
          <w:szCs w:val="24"/>
          <w:lang w:val="en-GB"/>
        </w:rPr>
      </w:pPr>
    </w:p>
    <w:p w14:paraId="29CDB349" w14:textId="20C96F21" w:rsidR="008C42C0" w:rsidRPr="00781421" w:rsidRDefault="008C42C0" w:rsidP="00EC03CA">
      <w:pPr>
        <w:pStyle w:val="ListParagraph"/>
        <w:widowControl w:val="0"/>
        <w:pBdr>
          <w:top w:val="nil"/>
          <w:left w:val="nil"/>
          <w:bottom w:val="nil"/>
          <w:right w:val="nil"/>
          <w:between w:val="nil"/>
        </w:pBdr>
        <w:spacing w:before="0" w:after="0" w:line="276" w:lineRule="auto"/>
        <w:ind w:left="851" w:right="95" w:hanging="284"/>
        <w:rPr>
          <w:rFonts w:eastAsia="Arial" w:cstheme="minorHAnsi"/>
          <w:sz w:val="24"/>
          <w:szCs w:val="24"/>
          <w:lang w:val="en-GB"/>
        </w:rPr>
      </w:pPr>
    </w:p>
    <w:p w14:paraId="264E2559" w14:textId="77777777" w:rsidR="00B7751D" w:rsidRPr="00781421" w:rsidRDefault="00B7751D" w:rsidP="00B7751D">
      <w:pPr>
        <w:widowControl w:val="0"/>
        <w:pBdr>
          <w:top w:val="nil"/>
          <w:left w:val="nil"/>
          <w:bottom w:val="nil"/>
          <w:right w:val="nil"/>
          <w:between w:val="nil"/>
        </w:pBdr>
        <w:spacing w:before="0" w:after="0" w:line="276" w:lineRule="auto"/>
        <w:ind w:left="567" w:right="95"/>
        <w:rPr>
          <w:rFonts w:eastAsia="Arial" w:cstheme="minorHAnsi"/>
          <w:sz w:val="24"/>
          <w:szCs w:val="24"/>
        </w:rPr>
      </w:pPr>
    </w:p>
    <w:p w14:paraId="499D7C63" w14:textId="77777777" w:rsidR="001E4C5B" w:rsidRPr="00781421" w:rsidRDefault="001E4C5B" w:rsidP="001E4C5B">
      <w:pPr>
        <w:rPr>
          <w:rFonts w:cstheme="minorHAnsi"/>
          <w:lang w:val="en-US"/>
        </w:rPr>
      </w:pPr>
    </w:p>
    <w:p w14:paraId="049AE176" w14:textId="77777777" w:rsidR="004979E6" w:rsidRPr="00781421" w:rsidRDefault="004979E6" w:rsidP="001E4C5B">
      <w:pPr>
        <w:rPr>
          <w:rFonts w:cstheme="minorHAnsi"/>
          <w:lang w:val="en-US"/>
        </w:rPr>
      </w:pPr>
    </w:p>
    <w:p w14:paraId="0C66C973" w14:textId="77777777" w:rsidR="004979E6" w:rsidRPr="00781421" w:rsidRDefault="004979E6" w:rsidP="001E4C5B">
      <w:pPr>
        <w:rPr>
          <w:rFonts w:cstheme="minorHAnsi"/>
          <w:lang w:val="en-US"/>
        </w:rPr>
      </w:pPr>
    </w:p>
    <w:p w14:paraId="7BDCBB0B" w14:textId="77777777" w:rsidR="004979E6" w:rsidRPr="00781421" w:rsidRDefault="004979E6" w:rsidP="001E4C5B">
      <w:pPr>
        <w:rPr>
          <w:rFonts w:cstheme="minorHAnsi"/>
          <w:lang w:val="en-US"/>
        </w:rPr>
      </w:pPr>
    </w:p>
    <w:p w14:paraId="5426FCC7" w14:textId="77777777" w:rsidR="004979E6" w:rsidRPr="00781421" w:rsidRDefault="004979E6" w:rsidP="001E4C5B">
      <w:pPr>
        <w:rPr>
          <w:rFonts w:cstheme="minorHAnsi"/>
          <w:lang w:val="en-US"/>
        </w:rPr>
      </w:pPr>
    </w:p>
    <w:p w14:paraId="2F9C8CB0" w14:textId="77777777" w:rsidR="004979E6" w:rsidRPr="00781421" w:rsidRDefault="004979E6" w:rsidP="001E4C5B">
      <w:pPr>
        <w:rPr>
          <w:rFonts w:cstheme="minorHAnsi"/>
          <w:lang w:val="en-US"/>
        </w:rPr>
      </w:pPr>
    </w:p>
    <w:p w14:paraId="2FED7598" w14:textId="77777777" w:rsidR="004979E6" w:rsidRPr="00781421" w:rsidRDefault="004979E6" w:rsidP="001E4C5B">
      <w:pPr>
        <w:rPr>
          <w:rFonts w:cstheme="minorHAnsi"/>
          <w:lang w:val="en-US"/>
        </w:rPr>
      </w:pPr>
    </w:p>
    <w:p w14:paraId="7926543E" w14:textId="77777777" w:rsidR="004979E6" w:rsidRPr="00781421" w:rsidRDefault="004979E6" w:rsidP="001E4C5B">
      <w:pPr>
        <w:rPr>
          <w:rFonts w:cstheme="minorHAnsi"/>
          <w:lang w:val="en-US"/>
        </w:rPr>
      </w:pPr>
    </w:p>
    <w:p w14:paraId="5933FD7D" w14:textId="77777777" w:rsidR="004979E6" w:rsidRPr="00781421" w:rsidRDefault="004979E6" w:rsidP="001E4C5B">
      <w:pPr>
        <w:rPr>
          <w:rFonts w:cstheme="minorHAnsi"/>
          <w:lang w:val="en-US"/>
        </w:rPr>
      </w:pPr>
    </w:p>
    <w:p w14:paraId="5450CE88" w14:textId="77777777" w:rsidR="004979E6" w:rsidRPr="00781421" w:rsidRDefault="004979E6" w:rsidP="001E4C5B">
      <w:pPr>
        <w:rPr>
          <w:rFonts w:cstheme="minorHAnsi"/>
          <w:lang w:val="en-US"/>
        </w:rPr>
      </w:pPr>
    </w:p>
    <w:p w14:paraId="7646A375" w14:textId="77777777" w:rsidR="004979E6" w:rsidRPr="00781421" w:rsidRDefault="004979E6" w:rsidP="001E4C5B">
      <w:pPr>
        <w:rPr>
          <w:rFonts w:cstheme="minorHAnsi"/>
          <w:lang w:val="en-US"/>
        </w:rPr>
      </w:pPr>
    </w:p>
    <w:p w14:paraId="1A8A9F20" w14:textId="77777777" w:rsidR="004979E6" w:rsidRPr="00781421" w:rsidRDefault="004979E6" w:rsidP="001E4C5B">
      <w:pPr>
        <w:rPr>
          <w:rFonts w:cstheme="minorHAnsi"/>
          <w:lang w:val="en-US"/>
        </w:rPr>
      </w:pPr>
    </w:p>
    <w:p w14:paraId="5C7C2334" w14:textId="77777777" w:rsidR="004979E6" w:rsidRPr="00781421" w:rsidRDefault="004979E6" w:rsidP="001E4C5B">
      <w:pPr>
        <w:rPr>
          <w:rFonts w:cstheme="minorHAnsi"/>
          <w:lang w:val="en-US"/>
        </w:rPr>
      </w:pPr>
    </w:p>
    <w:p w14:paraId="0E246A58" w14:textId="65ED08A3" w:rsidR="00824E68" w:rsidRPr="00781421" w:rsidRDefault="00824E68" w:rsidP="009A730B">
      <w:pPr>
        <w:widowControl w:val="0"/>
        <w:pBdr>
          <w:top w:val="nil"/>
          <w:left w:val="nil"/>
          <w:bottom w:val="nil"/>
          <w:right w:val="nil"/>
          <w:between w:val="nil"/>
        </w:pBdr>
        <w:tabs>
          <w:tab w:val="left" w:pos="5455"/>
        </w:tabs>
        <w:spacing w:before="120" w:after="0" w:line="276" w:lineRule="auto"/>
        <w:ind w:right="95"/>
        <w:rPr>
          <w:rFonts w:eastAsia="Arial" w:cstheme="minorHAnsi"/>
          <w:color w:val="000000"/>
          <w:sz w:val="24"/>
          <w:szCs w:val="24"/>
          <w:lang w:val="id" w:eastAsia="en-ID"/>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27460B" w:rsidRPr="007B6EA1" w14:paraId="677FA3E5" w14:textId="77777777" w:rsidTr="000A5414">
        <w:tc>
          <w:tcPr>
            <w:tcW w:w="4560" w:type="dxa"/>
          </w:tcPr>
          <w:p w14:paraId="2E4BF10C" w14:textId="77777777" w:rsidR="0027460B" w:rsidRPr="00781421" w:rsidRDefault="0027460B" w:rsidP="0027460B">
            <w:pPr>
              <w:widowControl w:val="0"/>
              <w:numPr>
                <w:ilvl w:val="0"/>
                <w:numId w:val="7"/>
              </w:numPr>
              <w:pBdr>
                <w:top w:val="nil"/>
                <w:left w:val="nil"/>
                <w:bottom w:val="nil"/>
                <w:right w:val="nil"/>
                <w:between w:val="nil"/>
              </w:pBdr>
              <w:tabs>
                <w:tab w:val="left" w:pos="5455"/>
              </w:tabs>
              <w:spacing w:before="120" w:after="0" w:line="360" w:lineRule="auto"/>
              <w:ind w:left="851"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Aset Informasi harus diselaraskan dengan Kerangka Manajemen Risiko Perusahaan. Perusahaan harus memiliki pendekatan manajemen risiko namun tidak terbatas pada: identifikasi, pengukuran, pemantauan dan pengendalian risiko secara efektif.</w:t>
            </w:r>
          </w:p>
          <w:p w14:paraId="326B3466" w14:textId="77777777" w:rsidR="0027460B" w:rsidRPr="00781421" w:rsidRDefault="0027460B" w:rsidP="0027460B">
            <w:pPr>
              <w:widowControl w:val="0"/>
              <w:numPr>
                <w:ilvl w:val="0"/>
                <w:numId w:val="7"/>
              </w:numPr>
              <w:pBdr>
                <w:top w:val="nil"/>
                <w:left w:val="nil"/>
                <w:bottom w:val="nil"/>
                <w:right w:val="nil"/>
                <w:between w:val="nil"/>
              </w:pBdr>
              <w:tabs>
                <w:tab w:val="left" w:pos="5455"/>
              </w:tabs>
              <w:spacing w:before="120" w:after="0" w:line="360" w:lineRule="auto"/>
              <w:ind w:left="851" w:right="95" w:hanging="284"/>
              <w:rPr>
                <w:rFonts w:eastAsia="Arial" w:cstheme="minorHAnsi"/>
                <w:sz w:val="24"/>
                <w:szCs w:val="24"/>
                <w:lang w:val="id" w:eastAsia="en-ID"/>
              </w:rPr>
            </w:pPr>
            <w:r w:rsidRPr="00781421">
              <w:rPr>
                <w:rFonts w:eastAsia="Arial" w:cstheme="minorHAnsi"/>
                <w:color w:val="000000"/>
                <w:sz w:val="24"/>
                <w:szCs w:val="24"/>
                <w:lang w:val="id" w:eastAsia="en-ID"/>
              </w:rPr>
              <w:t>Manajemen Risiko Keamanan Informasi merupakan proses berkesinambungan yang melibatkan langkah-langkah kunci sebagai berikut:</w:t>
            </w:r>
          </w:p>
          <w:p w14:paraId="55C5FB21" w14:textId="77777777" w:rsidR="0027460B" w:rsidRPr="00781421" w:rsidRDefault="0027460B" w:rsidP="0027460B">
            <w:pPr>
              <w:widowControl w:val="0"/>
              <w:numPr>
                <w:ilvl w:val="1"/>
                <w:numId w:val="8"/>
              </w:numPr>
              <w:pBdr>
                <w:top w:val="nil"/>
                <w:left w:val="nil"/>
                <w:bottom w:val="nil"/>
                <w:right w:val="nil"/>
                <w:between w:val="nil"/>
              </w:pBdr>
              <w:spacing w:before="120"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Menetapkan konteks</w:t>
            </w:r>
          </w:p>
          <w:p w14:paraId="2740052B" w14:textId="77777777" w:rsidR="0027460B" w:rsidRPr="00781421"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Identifikasi Risiko</w:t>
            </w:r>
          </w:p>
          <w:p w14:paraId="5E1316D7" w14:textId="77777777" w:rsidR="0027460B" w:rsidRPr="00781421"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Analisis Risiko</w:t>
            </w:r>
          </w:p>
          <w:p w14:paraId="1D60163E" w14:textId="77777777" w:rsidR="0027460B" w:rsidRPr="00781421"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Evaluasi</w:t>
            </w:r>
          </w:p>
          <w:p w14:paraId="0A41FDBA" w14:textId="77777777" w:rsidR="0027460B" w:rsidRPr="00781421"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Risiko Perlakuan Risiko</w:t>
            </w:r>
          </w:p>
          <w:p w14:paraId="20AF7AB3" w14:textId="77777777" w:rsidR="0027460B" w:rsidRPr="00781421"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Memantau dan meninjau</w:t>
            </w:r>
          </w:p>
          <w:p w14:paraId="0702EC5D" w14:textId="77AB265B" w:rsidR="0027460B" w:rsidRPr="007B7C28" w:rsidRDefault="0027460B" w:rsidP="0027460B">
            <w:pPr>
              <w:widowControl w:val="0"/>
              <w:numPr>
                <w:ilvl w:val="1"/>
                <w:numId w:val="8"/>
              </w:numPr>
              <w:pBdr>
                <w:top w:val="nil"/>
                <w:left w:val="nil"/>
                <w:bottom w:val="nil"/>
                <w:right w:val="nil"/>
                <w:between w:val="nil"/>
              </w:pBdr>
              <w:spacing w:before="158" w:after="0" w:line="360" w:lineRule="auto"/>
              <w:ind w:left="1134" w:hanging="283"/>
              <w:rPr>
                <w:rFonts w:eastAsia="Arial" w:cstheme="minorHAnsi"/>
                <w:sz w:val="24"/>
                <w:szCs w:val="24"/>
                <w:lang w:val="id" w:eastAsia="en-ID"/>
              </w:rPr>
            </w:pPr>
            <w:r w:rsidRPr="00781421">
              <w:rPr>
                <w:rFonts w:eastAsia="Arial" w:cstheme="minorHAnsi"/>
                <w:color w:val="000000"/>
                <w:sz w:val="24"/>
                <w:szCs w:val="24"/>
                <w:lang w:val="id" w:eastAsia="en-ID"/>
              </w:rPr>
              <w:t>Berkomunikasi dan berkonsultasi</w:t>
            </w:r>
          </w:p>
          <w:p w14:paraId="7BEB7A19" w14:textId="77777777" w:rsidR="007B7C28" w:rsidRPr="00781421" w:rsidRDefault="007B7C28" w:rsidP="007B7C28">
            <w:pPr>
              <w:widowControl w:val="0"/>
              <w:pBdr>
                <w:top w:val="nil"/>
                <w:left w:val="nil"/>
                <w:bottom w:val="nil"/>
                <w:right w:val="nil"/>
                <w:between w:val="nil"/>
              </w:pBdr>
              <w:spacing w:before="158" w:after="0" w:line="360" w:lineRule="auto"/>
              <w:ind w:left="1134"/>
              <w:rPr>
                <w:rFonts w:eastAsia="Arial" w:cstheme="minorHAnsi"/>
                <w:sz w:val="24"/>
                <w:szCs w:val="24"/>
                <w:lang w:val="id" w:eastAsia="en-ID"/>
              </w:rPr>
            </w:pPr>
          </w:p>
          <w:p w14:paraId="16325C44" w14:textId="77777777" w:rsidR="0027460B" w:rsidRPr="00781421" w:rsidRDefault="0027460B" w:rsidP="0027460B">
            <w:pPr>
              <w:widowControl w:val="0"/>
              <w:numPr>
                <w:ilvl w:val="0"/>
                <w:numId w:val="7"/>
              </w:numPr>
              <w:pBdr>
                <w:top w:val="nil"/>
                <w:left w:val="nil"/>
                <w:bottom w:val="nil"/>
                <w:right w:val="nil"/>
                <w:between w:val="nil"/>
              </w:pBdr>
              <w:spacing w:before="158" w:after="0" w:line="360" w:lineRule="auto"/>
              <w:ind w:left="851" w:right="95" w:hanging="284"/>
              <w:rPr>
                <w:rFonts w:eastAsia="Arial" w:cstheme="minorHAnsi"/>
                <w:sz w:val="24"/>
                <w:szCs w:val="24"/>
                <w:lang w:val="id" w:eastAsia="en-ID"/>
              </w:rPr>
            </w:pPr>
            <w:r w:rsidRPr="00781421">
              <w:rPr>
                <w:rFonts w:eastAsia="Arial" w:cstheme="minorHAnsi"/>
                <w:color w:val="000000"/>
                <w:sz w:val="24"/>
                <w:szCs w:val="24"/>
                <w:lang w:val="id" w:eastAsia="en-ID"/>
              </w:rPr>
              <w:lastRenderedPageBreak/>
              <w:t xml:space="preserve">Risiko terkait penyelenggaraan keamanan informasi harus dikaji ulang bersamaan dengan   risiko   lainnya   yang   dimiliki Perusahaan untuk    menentukan profil risiko Perusahaan secara keseluruhan termasuk dalam hubungannya dengan proses perencanaan perusahaan dan bisnis yang melibatkan peninjauan dan pembaharuan profil risiko untuk perusahaan secara keseluruhan termasuk peninjauan untuk setiap </w:t>
            </w:r>
            <w:r w:rsidRPr="00867193">
              <w:rPr>
                <w:rFonts w:eastAsia="Arial" w:cstheme="minorHAnsi"/>
                <w:color w:val="000000"/>
                <w:sz w:val="24"/>
                <w:szCs w:val="24"/>
                <w:lang w:val="id" w:eastAsia="en-ID"/>
              </w:rPr>
              <w:t>divisi</w:t>
            </w:r>
            <w:r>
              <w:rPr>
                <w:rFonts w:eastAsia="Arial" w:cstheme="minorHAnsi"/>
                <w:color w:val="000000"/>
                <w:sz w:val="24"/>
                <w:szCs w:val="24"/>
                <w:lang w:val="id" w:eastAsia="en-ID"/>
              </w:rPr>
              <w:t>.</w:t>
            </w:r>
          </w:p>
          <w:p w14:paraId="250A6430" w14:textId="77777777" w:rsidR="0027460B" w:rsidRPr="00781421" w:rsidRDefault="0027460B" w:rsidP="0027460B">
            <w:pPr>
              <w:widowControl w:val="0"/>
              <w:numPr>
                <w:ilvl w:val="0"/>
                <w:numId w:val="7"/>
              </w:numPr>
              <w:pBdr>
                <w:top w:val="nil"/>
                <w:left w:val="nil"/>
                <w:bottom w:val="nil"/>
                <w:right w:val="nil"/>
                <w:between w:val="nil"/>
              </w:pBdr>
              <w:spacing w:before="158" w:after="0" w:line="360" w:lineRule="auto"/>
              <w:ind w:left="851" w:right="95" w:hanging="284"/>
              <w:rPr>
                <w:rFonts w:eastAsia="Arial" w:cstheme="minorHAnsi"/>
                <w:sz w:val="24"/>
                <w:szCs w:val="24"/>
                <w:lang w:val="id" w:eastAsia="en-ID"/>
              </w:rPr>
            </w:pPr>
            <w:r w:rsidRPr="00781421">
              <w:rPr>
                <w:rFonts w:eastAsia="Arial" w:cstheme="minorHAnsi"/>
                <w:color w:val="000000"/>
                <w:sz w:val="24"/>
                <w:szCs w:val="24"/>
                <w:lang w:val="id" w:eastAsia="en-ID"/>
              </w:rPr>
              <w:t>Penilaian Risiko Keamanan Informasi dilakukan sesuai dengan Kebijakan dan Prosedur Manajemen Risiko Perusahaan atau jika terdapat dorongan terkait:</w:t>
            </w:r>
          </w:p>
          <w:p w14:paraId="1AB243DB" w14:textId="77777777" w:rsidR="0027460B" w:rsidRPr="00781421" w:rsidRDefault="0027460B" w:rsidP="0027460B">
            <w:pPr>
              <w:widowControl w:val="0"/>
              <w:numPr>
                <w:ilvl w:val="1"/>
                <w:numId w:val="9"/>
              </w:numPr>
              <w:pBdr>
                <w:top w:val="nil"/>
                <w:left w:val="nil"/>
                <w:bottom w:val="nil"/>
                <w:right w:val="nil"/>
                <w:between w:val="nil"/>
              </w:pBdr>
              <w:spacing w:before="120" w:after="0" w:line="360" w:lineRule="auto"/>
              <w:ind w:left="1134" w:right="95" w:hanging="283"/>
              <w:rPr>
                <w:rFonts w:eastAsia="Arial" w:cstheme="minorHAnsi"/>
                <w:sz w:val="24"/>
                <w:szCs w:val="24"/>
                <w:lang w:val="id" w:eastAsia="en-ID"/>
              </w:rPr>
            </w:pPr>
            <w:r w:rsidRPr="00781421">
              <w:rPr>
                <w:rFonts w:eastAsia="Arial" w:cstheme="minorHAnsi"/>
                <w:color w:val="000000"/>
                <w:sz w:val="24"/>
                <w:szCs w:val="24"/>
                <w:lang w:val="id" w:eastAsia="en-ID"/>
              </w:rPr>
              <w:t>Adanya perubahan terkait informasi yang digunakan sebagai kebutuhan bisnis.</w:t>
            </w:r>
          </w:p>
          <w:p w14:paraId="43E1E7CC" w14:textId="77777777" w:rsidR="0027460B" w:rsidRPr="00781421" w:rsidRDefault="0027460B" w:rsidP="0027460B">
            <w:pPr>
              <w:widowControl w:val="0"/>
              <w:numPr>
                <w:ilvl w:val="1"/>
                <w:numId w:val="9"/>
              </w:numPr>
              <w:pBdr>
                <w:top w:val="nil"/>
                <w:left w:val="nil"/>
                <w:bottom w:val="nil"/>
                <w:right w:val="nil"/>
                <w:between w:val="nil"/>
              </w:pBdr>
              <w:spacing w:before="120" w:after="0" w:line="360" w:lineRule="auto"/>
              <w:ind w:left="1134" w:right="95" w:hanging="283"/>
              <w:rPr>
                <w:rFonts w:eastAsia="Arial" w:cstheme="minorHAnsi"/>
                <w:sz w:val="24"/>
                <w:szCs w:val="24"/>
                <w:lang w:val="id" w:eastAsia="en-ID"/>
              </w:rPr>
            </w:pPr>
            <w:r w:rsidRPr="00781421">
              <w:rPr>
                <w:rFonts w:eastAsia="Arial" w:cstheme="minorHAnsi"/>
                <w:color w:val="000000"/>
                <w:sz w:val="24"/>
                <w:szCs w:val="24"/>
                <w:lang w:val="id" w:eastAsia="en-ID"/>
              </w:rPr>
              <w:t xml:space="preserve">Penambahan persyaratan </w:t>
            </w:r>
            <w:r w:rsidRPr="00781421">
              <w:rPr>
                <w:rFonts w:eastAsia="Arial" w:cstheme="minorHAnsi"/>
                <w:color w:val="000000"/>
                <w:sz w:val="24"/>
                <w:szCs w:val="24"/>
                <w:lang w:val="id" w:eastAsia="en-ID"/>
              </w:rPr>
              <w:lastRenderedPageBreak/>
              <w:t>ataupun kontrak dan perjanjian baru dalam pengelolaan informasi perusahaan.</w:t>
            </w:r>
          </w:p>
          <w:p w14:paraId="4C8662A3" w14:textId="77777777" w:rsidR="0027460B" w:rsidRPr="00781421" w:rsidRDefault="0027460B" w:rsidP="0027460B">
            <w:pPr>
              <w:widowControl w:val="0"/>
              <w:numPr>
                <w:ilvl w:val="1"/>
                <w:numId w:val="9"/>
              </w:numPr>
              <w:pBdr>
                <w:top w:val="nil"/>
                <w:left w:val="nil"/>
                <w:bottom w:val="nil"/>
                <w:right w:val="nil"/>
                <w:between w:val="nil"/>
              </w:pBdr>
              <w:spacing w:before="120" w:after="0" w:line="360" w:lineRule="auto"/>
              <w:ind w:left="1134" w:right="95" w:hanging="283"/>
              <w:rPr>
                <w:rFonts w:eastAsia="Arial" w:cstheme="minorHAnsi"/>
                <w:sz w:val="24"/>
                <w:szCs w:val="24"/>
                <w:lang w:val="id" w:eastAsia="en-ID"/>
              </w:rPr>
            </w:pPr>
            <w:r w:rsidRPr="00781421">
              <w:rPr>
                <w:rFonts w:eastAsia="Arial" w:cstheme="minorHAnsi"/>
                <w:color w:val="000000"/>
                <w:sz w:val="24"/>
                <w:szCs w:val="24"/>
                <w:lang w:val="id" w:eastAsia="en-ID"/>
              </w:rPr>
              <w:t>Setelah terjadinya insiden keamanan informasi (kejadian yang mengganggu keamanan informasi perusahaan).</w:t>
            </w:r>
          </w:p>
          <w:p w14:paraId="5A82E5C6" w14:textId="417DCD79" w:rsidR="0027460B" w:rsidRPr="00781421" w:rsidRDefault="0027460B" w:rsidP="0027460B">
            <w:pPr>
              <w:pStyle w:val="ListParagraph"/>
              <w:numPr>
                <w:ilvl w:val="0"/>
                <w:numId w:val="7"/>
              </w:numPr>
              <w:spacing w:line="360" w:lineRule="auto"/>
              <w:ind w:left="851" w:hanging="284"/>
              <w:rPr>
                <w:rFonts w:eastAsia="Arial" w:cstheme="minorHAnsi"/>
                <w:sz w:val="24"/>
                <w:szCs w:val="24"/>
                <w:lang w:val="en-GB" w:eastAsia="en-ID"/>
              </w:rPr>
            </w:pPr>
            <w:r w:rsidRPr="00781421">
              <w:rPr>
                <w:rFonts w:eastAsia="Arial" w:cstheme="minorHAnsi"/>
                <w:sz w:val="24"/>
                <w:szCs w:val="24"/>
                <w:lang w:val="en-GB" w:eastAsia="en-ID"/>
              </w:rPr>
              <w:t xml:space="preserve">Manajemen risiko keamanan informasi harus diintegrasikan dalam semua praktik dan proses bisnis maupun kegiatan operasional </w:t>
            </w:r>
            <w:r w:rsidR="00AF150D">
              <w:rPr>
                <w:rFonts w:eastAsia="Arial" w:cstheme="minorHAnsi"/>
                <w:sz w:val="24"/>
                <w:szCs w:val="24"/>
                <w:lang w:val="en-GB" w:eastAsia="en-ID"/>
              </w:rPr>
              <w:t>DMB</w:t>
            </w:r>
            <w:r w:rsidRPr="00781421">
              <w:rPr>
                <w:rFonts w:eastAsia="Arial" w:cstheme="minorHAnsi"/>
                <w:sz w:val="24"/>
                <w:szCs w:val="24"/>
                <w:lang w:val="en-GB" w:eastAsia="en-ID"/>
              </w:rPr>
              <w:t xml:space="preserve"> dengan cara yang relevan, efektif dan efisien dimana proses manajemen risiko keamanan informasi harus menjadi bagian dari, dan tidak terpisah dari, proses tersebut. Secara khusus, manajemen risiko keamanan informasi harus dipertimbangkan dalam penyusunan pengembangan kebijakan, bisnis dan perencanaan strategis dan tinjauan, dan proses manajemen perubahan maupun pengambilan keputusan </w:t>
            </w:r>
            <w:r w:rsidR="00AF150D">
              <w:rPr>
                <w:rFonts w:eastAsia="Arial" w:cstheme="minorHAnsi"/>
                <w:sz w:val="24"/>
                <w:szCs w:val="24"/>
                <w:lang w:val="en-GB" w:eastAsia="en-ID"/>
              </w:rPr>
              <w:t>DMB</w:t>
            </w:r>
            <w:r w:rsidRPr="00781421">
              <w:rPr>
                <w:rFonts w:eastAsia="Arial" w:cstheme="minorHAnsi"/>
                <w:sz w:val="24"/>
                <w:szCs w:val="24"/>
                <w:lang w:val="en-GB" w:eastAsia="en-ID"/>
              </w:rPr>
              <w:t>.</w:t>
            </w:r>
          </w:p>
          <w:p w14:paraId="6AB5BF9C" w14:textId="77777777" w:rsidR="0027460B" w:rsidRPr="00EC68F7" w:rsidRDefault="0027460B" w:rsidP="0027460B">
            <w:pPr>
              <w:pStyle w:val="ListParagraph"/>
              <w:numPr>
                <w:ilvl w:val="0"/>
                <w:numId w:val="7"/>
              </w:numPr>
              <w:spacing w:line="360" w:lineRule="auto"/>
              <w:ind w:left="851" w:hanging="284"/>
              <w:rPr>
                <w:rFonts w:eastAsia="Arial" w:cstheme="minorHAnsi"/>
                <w:sz w:val="24"/>
                <w:szCs w:val="24"/>
                <w:lang w:val="en-US" w:eastAsia="en-ID"/>
              </w:rPr>
            </w:pPr>
            <w:r w:rsidRPr="00EC68F7">
              <w:rPr>
                <w:rFonts w:eastAsia="Arial" w:cstheme="minorHAnsi"/>
                <w:sz w:val="24"/>
                <w:szCs w:val="24"/>
                <w:lang w:val="en-GB" w:eastAsia="en-ID"/>
              </w:rPr>
              <w:lastRenderedPageBreak/>
              <w:t>Perusahaan telah mengimplem</w:t>
            </w:r>
            <w:r>
              <w:rPr>
                <w:rFonts w:eastAsia="Arial" w:cstheme="minorHAnsi"/>
                <w:sz w:val="24"/>
                <w:szCs w:val="24"/>
                <w:lang w:val="en-GB" w:eastAsia="en-ID"/>
              </w:rPr>
              <w:t>en</w:t>
            </w:r>
            <w:r w:rsidRPr="00EC68F7">
              <w:rPr>
                <w:rFonts w:eastAsia="Arial" w:cstheme="minorHAnsi"/>
                <w:sz w:val="24"/>
                <w:szCs w:val="24"/>
                <w:lang w:val="en-GB" w:eastAsia="en-ID"/>
              </w:rPr>
              <w:t xml:space="preserve">tasikan 8 kategori risiko sebagaimana terdapat pada </w:t>
            </w:r>
            <w:r w:rsidRPr="00EC68F7">
              <w:rPr>
                <w:rFonts w:eastAsia="Arial" w:cstheme="minorHAnsi"/>
                <w:sz w:val="24"/>
                <w:szCs w:val="24"/>
                <w:lang w:val="en-US" w:eastAsia="en-ID"/>
              </w:rPr>
              <w:t xml:space="preserve">POJK </w:t>
            </w:r>
            <w:r>
              <w:rPr>
                <w:rFonts w:eastAsia="Arial" w:cstheme="minorHAnsi"/>
                <w:sz w:val="24"/>
                <w:szCs w:val="24"/>
                <w:lang w:val="en-US" w:eastAsia="en-ID"/>
              </w:rPr>
              <w:t xml:space="preserve">nomor </w:t>
            </w:r>
            <w:r w:rsidRPr="00EC68F7">
              <w:rPr>
                <w:rFonts w:eastAsia="Arial" w:cstheme="minorHAnsi"/>
                <w:sz w:val="24"/>
                <w:szCs w:val="24"/>
                <w:lang w:val="en-US" w:eastAsia="en-ID"/>
              </w:rPr>
              <w:t>44/POJK.05/2020</w:t>
            </w:r>
            <w:r>
              <w:rPr>
                <w:rFonts w:eastAsia="Arial" w:cstheme="minorHAnsi"/>
                <w:sz w:val="24"/>
                <w:szCs w:val="24"/>
                <w:lang w:val="en-US" w:eastAsia="en-ID"/>
              </w:rPr>
              <w:t>.</w:t>
            </w:r>
          </w:p>
          <w:p w14:paraId="5984A5FA" w14:textId="77777777" w:rsidR="0027460B" w:rsidRPr="00781421" w:rsidRDefault="0027460B" w:rsidP="0027460B">
            <w:pPr>
              <w:pStyle w:val="ListParagraph"/>
              <w:widowControl w:val="0"/>
              <w:numPr>
                <w:ilvl w:val="0"/>
                <w:numId w:val="7"/>
              </w:numPr>
              <w:pBdr>
                <w:top w:val="nil"/>
                <w:left w:val="nil"/>
                <w:bottom w:val="nil"/>
                <w:right w:val="nil"/>
                <w:between w:val="nil"/>
              </w:pBdr>
              <w:spacing w:before="120" w:after="0" w:line="360" w:lineRule="auto"/>
              <w:ind w:left="851" w:right="4" w:hanging="284"/>
              <w:rPr>
                <w:rFonts w:eastAsia="Arial" w:cstheme="minorHAnsi"/>
                <w:sz w:val="24"/>
                <w:szCs w:val="24"/>
                <w:lang w:val="en-GB" w:eastAsia="en-ID"/>
              </w:rPr>
            </w:pPr>
            <w:r w:rsidRPr="00781421">
              <w:rPr>
                <w:rFonts w:eastAsia="Arial" w:cstheme="minorHAnsi"/>
                <w:sz w:val="24"/>
                <w:szCs w:val="24"/>
                <w:lang w:val="en-GB" w:eastAsia="en-ID"/>
              </w:rPr>
              <w:t>Rencana Perlakuan Risiko (Risk Treatment Plan) harus didefinisikan sebagai tujuan pengendalian yang didefinisikan atas ancaman dan kerentanan keamanan informasi yang selaras dengan ketentuan perlakuan risiko pada Kebijakan Kerangka Kerja Manajemen Risiko Perusahaan.</w:t>
            </w:r>
          </w:p>
          <w:p w14:paraId="50E04DA6" w14:textId="77777777" w:rsidR="0027460B" w:rsidRPr="00781421" w:rsidRDefault="0027460B" w:rsidP="0027460B">
            <w:pPr>
              <w:pStyle w:val="ListParagraph"/>
              <w:widowControl w:val="0"/>
              <w:numPr>
                <w:ilvl w:val="0"/>
                <w:numId w:val="7"/>
              </w:numPr>
              <w:pBdr>
                <w:top w:val="nil"/>
                <w:left w:val="nil"/>
                <w:bottom w:val="nil"/>
                <w:right w:val="nil"/>
                <w:between w:val="nil"/>
              </w:pBdr>
              <w:spacing w:before="120" w:after="0" w:line="360" w:lineRule="auto"/>
              <w:ind w:left="851" w:right="4" w:hanging="284"/>
              <w:rPr>
                <w:rFonts w:eastAsia="Arial" w:cstheme="minorHAnsi"/>
                <w:sz w:val="24"/>
                <w:szCs w:val="24"/>
                <w:lang w:val="en-GB" w:eastAsia="en-ID"/>
              </w:rPr>
            </w:pPr>
            <w:r w:rsidRPr="00781421">
              <w:rPr>
                <w:rFonts w:eastAsia="Arial" w:cstheme="minorHAnsi"/>
                <w:sz w:val="24"/>
                <w:szCs w:val="24"/>
                <w:lang w:val="en-GB" w:eastAsia="en-ID"/>
              </w:rPr>
              <w:t>Rencana Perlakuan Risiko (Risk Treatment Plan) harus ditetapkan dengan mempertimbangkan apakah risiko tersebut masih dapat diterima atau tidak selama risiko tersebut masih dalam toleransi risiko perusahaan (Risk Tolerance) sesuai dengan Risk Appetite perusahaan.</w:t>
            </w:r>
          </w:p>
          <w:p w14:paraId="480FAD60" w14:textId="77777777" w:rsidR="0027460B" w:rsidRPr="00781421" w:rsidRDefault="0027460B" w:rsidP="0027460B">
            <w:pPr>
              <w:pStyle w:val="ListParagraph"/>
              <w:widowControl w:val="0"/>
              <w:numPr>
                <w:ilvl w:val="0"/>
                <w:numId w:val="7"/>
              </w:numPr>
              <w:pBdr>
                <w:top w:val="nil"/>
                <w:left w:val="nil"/>
                <w:bottom w:val="nil"/>
                <w:right w:val="nil"/>
                <w:between w:val="nil"/>
              </w:pBdr>
              <w:spacing w:before="120" w:after="0" w:line="360" w:lineRule="auto"/>
              <w:ind w:left="851" w:right="4" w:hanging="284"/>
              <w:rPr>
                <w:rFonts w:eastAsia="Arial" w:cstheme="minorHAnsi"/>
                <w:sz w:val="24"/>
                <w:szCs w:val="24"/>
                <w:lang w:val="en-GB" w:eastAsia="en-ID"/>
              </w:rPr>
            </w:pPr>
            <w:r w:rsidRPr="00781421">
              <w:rPr>
                <w:rFonts w:eastAsia="Arial" w:cstheme="minorHAnsi"/>
                <w:sz w:val="24"/>
                <w:szCs w:val="24"/>
                <w:lang w:val="en-GB" w:eastAsia="en-ID"/>
              </w:rPr>
              <w:t xml:space="preserve">Kriteria penerimaan risiko tergantung pada nilai yang ditentukan oleh perusahaan dan </w:t>
            </w:r>
            <w:r w:rsidRPr="00781421">
              <w:rPr>
                <w:rFonts w:eastAsia="Arial" w:cstheme="minorHAnsi"/>
                <w:sz w:val="24"/>
                <w:szCs w:val="24"/>
                <w:lang w:val="en-GB" w:eastAsia="en-ID"/>
              </w:rPr>
              <w:lastRenderedPageBreak/>
              <w:t>dapat berubah dari waktu ke waktu sesuai dengan kondisi perusahaan, termasuk budaya dalam perusahaan terhadap manajemen risiko, kondisi keuangan, persyaratan hukum dan peraturan, strategi yang diambil oleh Manajemen dan sensitivitas terhadap aset dan area bisnis di perusahaan atau ruang lingkup keamanan informasi.</w:t>
            </w:r>
          </w:p>
          <w:p w14:paraId="1C7B0E13" w14:textId="77777777" w:rsidR="0027460B" w:rsidRPr="00781421" w:rsidRDefault="0027460B" w:rsidP="0027460B">
            <w:pPr>
              <w:pStyle w:val="ListParagraph"/>
              <w:widowControl w:val="0"/>
              <w:numPr>
                <w:ilvl w:val="0"/>
                <w:numId w:val="7"/>
              </w:numPr>
              <w:pBdr>
                <w:top w:val="nil"/>
                <w:left w:val="nil"/>
                <w:bottom w:val="nil"/>
                <w:right w:val="nil"/>
                <w:between w:val="nil"/>
              </w:pBdr>
              <w:spacing w:before="120" w:after="0" w:line="360" w:lineRule="auto"/>
              <w:ind w:left="851" w:right="4" w:hanging="284"/>
              <w:rPr>
                <w:rFonts w:eastAsia="Arial" w:cstheme="minorHAnsi"/>
                <w:sz w:val="24"/>
                <w:szCs w:val="24"/>
                <w:lang w:val="en-GB" w:eastAsia="en-ID"/>
              </w:rPr>
            </w:pPr>
            <w:r w:rsidRPr="00781421">
              <w:rPr>
                <w:rFonts w:eastAsia="Arial" w:cstheme="minorHAnsi"/>
                <w:sz w:val="24"/>
                <w:szCs w:val="24"/>
                <w:lang w:val="en-GB" w:eastAsia="en-ID"/>
              </w:rPr>
              <w:t>Kriteria penerimaan risiko harus dibahas dan disepakati oleh fungsi Manajemen Risiko Manajer (Risk Owner/Risk Coordinator) dari masing-masing divisi dan pihak-pihak yang terkait dengan risiko, Board of Directors dan juga Management Representative beserta fungsi kerangka kerja SMKI yakni fungsi Information Security.</w:t>
            </w:r>
          </w:p>
          <w:p w14:paraId="37D7AC58" w14:textId="77777777" w:rsidR="0027460B" w:rsidRPr="00781421" w:rsidRDefault="0027460B" w:rsidP="0027460B">
            <w:pPr>
              <w:pStyle w:val="ListParagraph"/>
              <w:widowControl w:val="0"/>
              <w:numPr>
                <w:ilvl w:val="0"/>
                <w:numId w:val="7"/>
              </w:numPr>
              <w:pBdr>
                <w:top w:val="nil"/>
                <w:left w:val="nil"/>
                <w:bottom w:val="nil"/>
                <w:right w:val="nil"/>
                <w:between w:val="nil"/>
              </w:pBdr>
              <w:spacing w:before="120" w:after="0" w:line="360" w:lineRule="auto"/>
              <w:ind w:left="851" w:right="4" w:hanging="284"/>
              <w:rPr>
                <w:rFonts w:eastAsia="Arial" w:cstheme="minorHAnsi"/>
                <w:sz w:val="24"/>
                <w:szCs w:val="24"/>
                <w:lang w:val="en-GB" w:eastAsia="en-ID"/>
              </w:rPr>
            </w:pPr>
            <w:r w:rsidRPr="00781421">
              <w:rPr>
                <w:rFonts w:eastAsia="Arial" w:cstheme="minorHAnsi"/>
                <w:sz w:val="24"/>
                <w:szCs w:val="24"/>
                <w:lang w:val="en-GB" w:eastAsia="en-ID"/>
              </w:rPr>
              <w:t>Kriteria penerimaan risiko ditentukan berdasarkan kriteria dan situasi risiko namun tidak terbatas pada:</w:t>
            </w:r>
          </w:p>
          <w:p w14:paraId="67FB83B5" w14:textId="77777777" w:rsidR="0027460B" w:rsidRPr="00781421" w:rsidRDefault="0027460B" w:rsidP="0027460B">
            <w:pPr>
              <w:widowControl w:val="0"/>
              <w:numPr>
                <w:ilvl w:val="1"/>
                <w:numId w:val="10"/>
              </w:numPr>
              <w:pBdr>
                <w:top w:val="nil"/>
                <w:left w:val="nil"/>
                <w:bottom w:val="nil"/>
                <w:right w:val="nil"/>
                <w:between w:val="nil"/>
              </w:pBdr>
              <w:tabs>
                <w:tab w:val="left" w:pos="2977"/>
              </w:tabs>
              <w:spacing w:before="120" w:after="0" w:line="360" w:lineRule="auto"/>
              <w:ind w:left="1134" w:hanging="283"/>
              <w:jc w:val="left"/>
              <w:rPr>
                <w:rFonts w:eastAsia="Arial" w:cstheme="minorHAnsi"/>
                <w:sz w:val="24"/>
                <w:szCs w:val="24"/>
              </w:rPr>
            </w:pPr>
            <w:r w:rsidRPr="00781421">
              <w:rPr>
                <w:rFonts w:eastAsia="Arial" w:cstheme="minorHAnsi"/>
                <w:color w:val="000000"/>
                <w:sz w:val="24"/>
                <w:szCs w:val="24"/>
              </w:rPr>
              <w:lastRenderedPageBreak/>
              <w:t>Biaya risiko yang diambil untuk kerugian akibat risiko.</w:t>
            </w:r>
          </w:p>
          <w:p w14:paraId="36F8AB7E" w14:textId="77777777" w:rsidR="0027460B" w:rsidRPr="00781421" w:rsidRDefault="0027460B" w:rsidP="0027460B">
            <w:pPr>
              <w:widowControl w:val="0"/>
              <w:numPr>
                <w:ilvl w:val="1"/>
                <w:numId w:val="10"/>
              </w:numPr>
              <w:pBdr>
                <w:top w:val="nil"/>
                <w:left w:val="nil"/>
                <w:bottom w:val="nil"/>
                <w:right w:val="nil"/>
                <w:between w:val="nil"/>
              </w:pBdr>
              <w:spacing w:before="158" w:after="0" w:line="360" w:lineRule="auto"/>
              <w:ind w:left="1134" w:right="95" w:hanging="283"/>
              <w:rPr>
                <w:rFonts w:eastAsia="Arial" w:cstheme="minorHAnsi"/>
                <w:sz w:val="24"/>
                <w:szCs w:val="24"/>
              </w:rPr>
            </w:pPr>
            <w:r w:rsidRPr="00781421">
              <w:rPr>
                <w:rFonts w:eastAsia="Arial" w:cstheme="minorHAnsi"/>
                <w:color w:val="000000"/>
                <w:sz w:val="24"/>
                <w:szCs w:val="24"/>
              </w:rPr>
              <w:t>Perubahan eksposur risiko berarti risiko harus dimitigasi atau dihilangkan secara keseluruhan.</w:t>
            </w:r>
          </w:p>
          <w:p w14:paraId="7CD7DA76" w14:textId="77777777" w:rsidR="0027460B" w:rsidRPr="00781421" w:rsidRDefault="0027460B" w:rsidP="0027460B">
            <w:pPr>
              <w:widowControl w:val="0"/>
              <w:numPr>
                <w:ilvl w:val="1"/>
                <w:numId w:val="10"/>
              </w:numPr>
              <w:pBdr>
                <w:top w:val="nil"/>
                <w:left w:val="nil"/>
                <w:bottom w:val="nil"/>
                <w:right w:val="nil"/>
                <w:between w:val="nil"/>
              </w:pBdr>
              <w:spacing w:before="120" w:after="0" w:line="360" w:lineRule="auto"/>
              <w:ind w:left="1134" w:right="95" w:hanging="283"/>
              <w:rPr>
                <w:rFonts w:eastAsia="Arial" w:cstheme="minorHAnsi"/>
                <w:sz w:val="24"/>
                <w:szCs w:val="24"/>
              </w:rPr>
            </w:pPr>
            <w:r w:rsidRPr="00781421">
              <w:rPr>
                <w:rFonts w:eastAsia="Arial" w:cstheme="minorHAnsi"/>
                <w:sz w:val="24"/>
                <w:szCs w:val="24"/>
              </w:rPr>
              <w:t>Risikonya</w:t>
            </w:r>
            <w:r w:rsidRPr="00781421">
              <w:rPr>
                <w:rFonts w:eastAsia="Arial" w:cstheme="minorHAnsi"/>
                <w:color w:val="000000"/>
                <w:sz w:val="24"/>
                <w:szCs w:val="24"/>
              </w:rPr>
              <w:t xml:space="preserve"> lebih rendah dari Batas Risiko yang ditentukan, atau dengan tingkat risiko "Rendah".</w:t>
            </w:r>
          </w:p>
          <w:p w14:paraId="7FE4CAF6" w14:textId="77777777" w:rsidR="0027460B" w:rsidRPr="00781421" w:rsidRDefault="0027460B" w:rsidP="0027460B">
            <w:pPr>
              <w:widowControl w:val="0"/>
              <w:numPr>
                <w:ilvl w:val="1"/>
                <w:numId w:val="10"/>
              </w:numPr>
              <w:pBdr>
                <w:top w:val="nil"/>
                <w:left w:val="nil"/>
                <w:bottom w:val="nil"/>
                <w:right w:val="nil"/>
                <w:between w:val="nil"/>
              </w:pBdr>
              <w:spacing w:before="120" w:after="0" w:line="360" w:lineRule="auto"/>
              <w:ind w:left="1134" w:right="95" w:hanging="283"/>
              <w:rPr>
                <w:rFonts w:eastAsia="Arial" w:cstheme="minorHAnsi"/>
                <w:sz w:val="24"/>
                <w:szCs w:val="24"/>
              </w:rPr>
            </w:pPr>
            <w:r w:rsidRPr="00781421">
              <w:rPr>
                <w:rFonts w:eastAsia="Arial" w:cstheme="minorHAnsi"/>
                <w:color w:val="000000"/>
                <w:sz w:val="24"/>
                <w:szCs w:val="24"/>
              </w:rPr>
              <w:t>Risiko dengan tingkat risiko "Tinggi" dan membuka peluang baru.</w:t>
            </w:r>
          </w:p>
          <w:p w14:paraId="074B475E" w14:textId="77777777" w:rsidR="0027460B" w:rsidRPr="00BF2E12" w:rsidRDefault="0027460B" w:rsidP="0027460B">
            <w:pPr>
              <w:widowControl w:val="0"/>
              <w:numPr>
                <w:ilvl w:val="1"/>
                <w:numId w:val="10"/>
              </w:numPr>
              <w:pBdr>
                <w:top w:val="nil"/>
                <w:left w:val="nil"/>
                <w:bottom w:val="nil"/>
                <w:right w:val="nil"/>
                <w:between w:val="nil"/>
              </w:pBdr>
              <w:spacing w:before="158" w:after="0" w:line="360" w:lineRule="auto"/>
              <w:ind w:left="1134" w:right="95" w:hanging="283"/>
              <w:rPr>
                <w:rFonts w:eastAsia="Arial" w:cstheme="minorHAnsi"/>
                <w:sz w:val="24"/>
                <w:szCs w:val="24"/>
              </w:rPr>
            </w:pPr>
            <w:r w:rsidRPr="00781421">
              <w:rPr>
                <w:rFonts w:eastAsia="Arial" w:cstheme="minorHAnsi"/>
                <w:color w:val="000000"/>
                <w:sz w:val="24"/>
                <w:szCs w:val="24"/>
              </w:rPr>
              <w:t>Kriteria penerimaan risiko yang harus dijalankan dan digunakan saat melakukan evaluasi risiko.</w:t>
            </w:r>
          </w:p>
          <w:p w14:paraId="4161FA6B" w14:textId="77777777" w:rsidR="0027460B" w:rsidRPr="007B6EA1" w:rsidRDefault="0027460B" w:rsidP="0027460B">
            <w:pPr>
              <w:pStyle w:val="ListParagraph"/>
              <w:spacing w:before="0" w:after="0" w:line="360" w:lineRule="auto"/>
              <w:ind w:left="1560"/>
              <w:rPr>
                <w:sz w:val="24"/>
                <w:szCs w:val="24"/>
                <w:lang w:val="en-GB"/>
              </w:rPr>
            </w:pPr>
          </w:p>
        </w:tc>
        <w:tc>
          <w:tcPr>
            <w:tcW w:w="236" w:type="dxa"/>
          </w:tcPr>
          <w:p w14:paraId="66D0B083" w14:textId="77777777" w:rsidR="0027460B" w:rsidRPr="007B6EA1" w:rsidRDefault="0027460B" w:rsidP="0027460B">
            <w:pPr>
              <w:spacing w:before="0" w:after="0" w:line="360" w:lineRule="auto"/>
              <w:rPr>
                <w:rFonts w:cstheme="minorHAnsi"/>
                <w:sz w:val="24"/>
                <w:szCs w:val="24"/>
                <w:lang w:val="en-US"/>
              </w:rPr>
            </w:pPr>
          </w:p>
        </w:tc>
        <w:tc>
          <w:tcPr>
            <w:tcW w:w="4560" w:type="dxa"/>
          </w:tcPr>
          <w:p w14:paraId="3849F0EE" w14:textId="07ACA757" w:rsidR="007B7C28" w:rsidRDefault="007B7C28">
            <w:pPr>
              <w:pStyle w:val="ListParagraph"/>
              <w:numPr>
                <w:ilvl w:val="0"/>
                <w:numId w:val="114"/>
              </w:numPr>
              <w:spacing w:before="120" w:after="0" w:line="360" w:lineRule="auto"/>
              <w:ind w:left="714" w:hanging="357"/>
              <w:contextualSpacing w:val="0"/>
              <w:rPr>
                <w:rFonts w:cstheme="minorHAnsi"/>
                <w:i/>
                <w:sz w:val="24"/>
                <w:szCs w:val="24"/>
                <w:lang w:val="en-US"/>
              </w:rPr>
            </w:pPr>
            <w:r w:rsidRPr="007B7C28">
              <w:rPr>
                <w:rFonts w:cstheme="minorHAnsi"/>
                <w:i/>
                <w:sz w:val="24"/>
                <w:szCs w:val="24"/>
                <w:lang w:val="en-US"/>
              </w:rPr>
              <w:t>Information Assets must be aligned with the Enterprise Risk Management Framework. The company must have a risk management approach but not limited to: identifying, measuring, monitoring and controlling risk effectively.</w:t>
            </w:r>
          </w:p>
          <w:p w14:paraId="059C7606" w14:textId="77777777" w:rsidR="007B7C28" w:rsidRDefault="007B7C28" w:rsidP="007B7C28">
            <w:pPr>
              <w:pStyle w:val="ListParagraph"/>
              <w:spacing w:before="0" w:after="120" w:line="360" w:lineRule="auto"/>
              <w:ind w:left="714"/>
              <w:contextualSpacing w:val="0"/>
              <w:rPr>
                <w:rFonts w:cstheme="minorHAnsi"/>
                <w:i/>
                <w:sz w:val="24"/>
                <w:szCs w:val="24"/>
                <w:lang w:val="en-US"/>
              </w:rPr>
            </w:pPr>
          </w:p>
          <w:p w14:paraId="6E455DB5" w14:textId="77777777" w:rsidR="0027460B" w:rsidRDefault="007B7C28">
            <w:pPr>
              <w:pStyle w:val="ListParagraph"/>
              <w:numPr>
                <w:ilvl w:val="0"/>
                <w:numId w:val="114"/>
              </w:numPr>
              <w:spacing w:before="0" w:after="0" w:line="360" w:lineRule="auto"/>
              <w:ind w:left="714" w:hanging="357"/>
              <w:contextualSpacing w:val="0"/>
              <w:rPr>
                <w:rFonts w:cstheme="minorHAnsi"/>
                <w:i/>
                <w:sz w:val="24"/>
                <w:szCs w:val="24"/>
                <w:lang w:val="en-US"/>
              </w:rPr>
            </w:pPr>
            <w:r w:rsidRPr="007B7C28">
              <w:rPr>
                <w:rFonts w:cstheme="minorHAnsi"/>
                <w:i/>
                <w:sz w:val="24"/>
                <w:szCs w:val="24"/>
                <w:lang w:val="en-US"/>
              </w:rPr>
              <w:t>Information Security Risk Management is a continuous process that involves the following key steps:</w:t>
            </w:r>
          </w:p>
          <w:p w14:paraId="7628EA27" w14:textId="77777777" w:rsidR="007B7C28" w:rsidRPr="007B7C28" w:rsidRDefault="007B7C28" w:rsidP="007B7C28">
            <w:pPr>
              <w:pStyle w:val="ListParagraph"/>
              <w:rPr>
                <w:rFonts w:cstheme="minorHAnsi"/>
                <w:i/>
                <w:sz w:val="24"/>
                <w:szCs w:val="24"/>
                <w:lang w:val="en-US"/>
              </w:rPr>
            </w:pPr>
          </w:p>
          <w:p w14:paraId="63A1106A" w14:textId="77777777" w:rsidR="007B7C28" w:rsidRPr="007B7C28" w:rsidRDefault="007B7C28" w:rsidP="007B7C28">
            <w:pPr>
              <w:spacing w:before="0" w:after="240" w:line="360" w:lineRule="auto"/>
              <w:rPr>
                <w:rFonts w:cstheme="minorHAnsi"/>
                <w:i/>
                <w:sz w:val="24"/>
                <w:szCs w:val="24"/>
                <w:lang w:val="en-US"/>
              </w:rPr>
            </w:pPr>
          </w:p>
          <w:p w14:paraId="54B41417" w14:textId="77777777" w:rsidR="007B7C28" w:rsidRDefault="007B7C28">
            <w:pPr>
              <w:pStyle w:val="ListParagraph"/>
              <w:numPr>
                <w:ilvl w:val="0"/>
                <w:numId w:val="115"/>
              </w:numPr>
              <w:spacing w:before="0" w:after="120" w:line="360" w:lineRule="auto"/>
              <w:ind w:left="1037" w:hanging="357"/>
              <w:contextualSpacing w:val="0"/>
              <w:rPr>
                <w:rFonts w:cstheme="minorHAnsi"/>
                <w:i/>
                <w:sz w:val="24"/>
                <w:szCs w:val="24"/>
                <w:lang w:val="en-US"/>
              </w:rPr>
            </w:pPr>
            <w:r w:rsidRPr="007B7C28">
              <w:rPr>
                <w:rFonts w:cstheme="minorHAnsi"/>
                <w:i/>
                <w:sz w:val="24"/>
                <w:szCs w:val="24"/>
                <w:lang w:val="en-US"/>
              </w:rPr>
              <w:t>Establish context</w:t>
            </w:r>
          </w:p>
          <w:p w14:paraId="28483733" w14:textId="77777777" w:rsidR="007B7C28" w:rsidRDefault="007B7C28">
            <w:pPr>
              <w:pStyle w:val="ListParagraph"/>
              <w:numPr>
                <w:ilvl w:val="0"/>
                <w:numId w:val="115"/>
              </w:numPr>
              <w:spacing w:before="120" w:after="0" w:line="360" w:lineRule="auto"/>
              <w:ind w:left="1037" w:hanging="357"/>
              <w:contextualSpacing w:val="0"/>
              <w:rPr>
                <w:rFonts w:cstheme="minorHAnsi"/>
                <w:i/>
                <w:sz w:val="24"/>
                <w:szCs w:val="24"/>
                <w:lang w:val="en-US"/>
              </w:rPr>
            </w:pPr>
            <w:r w:rsidRPr="007B7C28">
              <w:rPr>
                <w:rFonts w:cstheme="minorHAnsi"/>
                <w:i/>
                <w:sz w:val="24"/>
                <w:szCs w:val="24"/>
                <w:lang w:val="en-US"/>
              </w:rPr>
              <w:t>Risk Identification</w:t>
            </w:r>
          </w:p>
          <w:p w14:paraId="424D2081" w14:textId="77777777" w:rsidR="007B7C28" w:rsidRDefault="007B7C28">
            <w:pPr>
              <w:pStyle w:val="ListParagraph"/>
              <w:numPr>
                <w:ilvl w:val="0"/>
                <w:numId w:val="115"/>
              </w:numPr>
              <w:spacing w:before="120" w:after="0" w:line="360" w:lineRule="auto"/>
              <w:ind w:left="1037" w:hanging="357"/>
              <w:contextualSpacing w:val="0"/>
              <w:rPr>
                <w:rFonts w:cstheme="minorHAnsi"/>
                <w:i/>
                <w:sz w:val="24"/>
                <w:szCs w:val="24"/>
                <w:lang w:val="en-US"/>
              </w:rPr>
            </w:pPr>
            <w:r w:rsidRPr="007B7C28">
              <w:rPr>
                <w:rFonts w:cstheme="minorHAnsi"/>
                <w:i/>
                <w:sz w:val="24"/>
                <w:szCs w:val="24"/>
                <w:lang w:val="en-US"/>
              </w:rPr>
              <w:t>Risk Analysis</w:t>
            </w:r>
          </w:p>
          <w:p w14:paraId="34B01BEC" w14:textId="77777777" w:rsidR="007B7C28" w:rsidRDefault="007B7C28">
            <w:pPr>
              <w:pStyle w:val="ListParagraph"/>
              <w:numPr>
                <w:ilvl w:val="0"/>
                <w:numId w:val="115"/>
              </w:numPr>
              <w:spacing w:before="120" w:after="120" w:line="360" w:lineRule="auto"/>
              <w:ind w:left="1037" w:hanging="357"/>
              <w:contextualSpacing w:val="0"/>
              <w:rPr>
                <w:rFonts w:cstheme="minorHAnsi"/>
                <w:i/>
                <w:sz w:val="24"/>
                <w:szCs w:val="24"/>
                <w:lang w:val="en-US"/>
              </w:rPr>
            </w:pPr>
            <w:r w:rsidRPr="007B7C28">
              <w:rPr>
                <w:rFonts w:cstheme="minorHAnsi"/>
                <w:i/>
                <w:sz w:val="24"/>
                <w:szCs w:val="24"/>
                <w:lang w:val="en-US"/>
              </w:rPr>
              <w:t>Evaluation</w:t>
            </w:r>
          </w:p>
          <w:p w14:paraId="392AA338" w14:textId="77777777" w:rsidR="007B7C28" w:rsidRDefault="007B7C28">
            <w:pPr>
              <w:pStyle w:val="ListParagraph"/>
              <w:numPr>
                <w:ilvl w:val="0"/>
                <w:numId w:val="115"/>
              </w:numPr>
              <w:spacing w:before="120" w:after="0" w:line="360" w:lineRule="auto"/>
              <w:ind w:left="1037" w:hanging="357"/>
              <w:contextualSpacing w:val="0"/>
              <w:rPr>
                <w:rFonts w:cstheme="minorHAnsi"/>
                <w:i/>
                <w:sz w:val="24"/>
                <w:szCs w:val="24"/>
                <w:lang w:val="en-US"/>
              </w:rPr>
            </w:pPr>
            <w:r w:rsidRPr="007B7C28">
              <w:rPr>
                <w:rFonts w:cstheme="minorHAnsi"/>
                <w:i/>
                <w:sz w:val="24"/>
                <w:szCs w:val="24"/>
                <w:lang w:val="en-US"/>
              </w:rPr>
              <w:t>Risk Risk Treatment</w:t>
            </w:r>
          </w:p>
          <w:p w14:paraId="3CFA9191" w14:textId="77777777" w:rsidR="007B7C28" w:rsidRDefault="007B7C28">
            <w:pPr>
              <w:pStyle w:val="ListParagraph"/>
              <w:numPr>
                <w:ilvl w:val="0"/>
                <w:numId w:val="115"/>
              </w:numPr>
              <w:spacing w:before="240" w:after="0" w:line="360" w:lineRule="auto"/>
              <w:ind w:left="1037" w:hanging="357"/>
              <w:contextualSpacing w:val="0"/>
              <w:rPr>
                <w:rFonts w:cstheme="minorHAnsi"/>
                <w:i/>
                <w:sz w:val="24"/>
                <w:szCs w:val="24"/>
                <w:lang w:val="en-US"/>
              </w:rPr>
            </w:pPr>
            <w:r w:rsidRPr="007B7C28">
              <w:rPr>
                <w:rFonts w:cstheme="minorHAnsi"/>
                <w:i/>
                <w:sz w:val="24"/>
                <w:szCs w:val="24"/>
                <w:lang w:val="en-US"/>
              </w:rPr>
              <w:t>Monitor and review</w:t>
            </w:r>
          </w:p>
          <w:p w14:paraId="2D5DE779" w14:textId="77777777" w:rsidR="007B7C28" w:rsidRDefault="007B7C28">
            <w:pPr>
              <w:pStyle w:val="ListParagraph"/>
              <w:numPr>
                <w:ilvl w:val="0"/>
                <w:numId w:val="115"/>
              </w:numPr>
              <w:spacing w:before="120" w:after="0" w:line="360" w:lineRule="auto"/>
              <w:ind w:left="1037" w:hanging="357"/>
              <w:contextualSpacing w:val="0"/>
              <w:rPr>
                <w:rFonts w:cstheme="minorHAnsi"/>
                <w:i/>
                <w:sz w:val="24"/>
                <w:szCs w:val="24"/>
                <w:lang w:val="en-US"/>
              </w:rPr>
            </w:pPr>
            <w:r w:rsidRPr="007B7C28">
              <w:rPr>
                <w:rFonts w:cstheme="minorHAnsi"/>
                <w:i/>
                <w:sz w:val="24"/>
                <w:szCs w:val="24"/>
                <w:lang w:val="en-US"/>
              </w:rPr>
              <w:t>Communicating and consulting</w:t>
            </w:r>
          </w:p>
          <w:p w14:paraId="0B922182" w14:textId="77777777" w:rsidR="007B7C28" w:rsidRDefault="007B7C28">
            <w:pPr>
              <w:pStyle w:val="ListParagraph"/>
              <w:numPr>
                <w:ilvl w:val="0"/>
                <w:numId w:val="114"/>
              </w:numPr>
              <w:spacing w:before="120" w:after="0" w:line="360" w:lineRule="auto"/>
              <w:ind w:left="714" w:hanging="357"/>
              <w:contextualSpacing w:val="0"/>
              <w:rPr>
                <w:rFonts w:cstheme="minorHAnsi"/>
                <w:i/>
                <w:sz w:val="24"/>
                <w:szCs w:val="24"/>
                <w:lang w:val="en-US"/>
              </w:rPr>
            </w:pPr>
            <w:r w:rsidRPr="007B7C28">
              <w:rPr>
                <w:rFonts w:cstheme="minorHAnsi"/>
                <w:i/>
                <w:sz w:val="24"/>
                <w:szCs w:val="24"/>
                <w:lang w:val="en-US"/>
              </w:rPr>
              <w:t xml:space="preserve">Risks related to the implementation of information security must be </w:t>
            </w:r>
            <w:r w:rsidRPr="007B7C28">
              <w:rPr>
                <w:rFonts w:cstheme="minorHAnsi"/>
                <w:i/>
                <w:sz w:val="24"/>
                <w:szCs w:val="24"/>
                <w:lang w:val="en-US"/>
              </w:rPr>
              <w:lastRenderedPageBreak/>
              <w:t>reviewed together with other risks owned by the Company to determine the overall risk profile of the Company, including in relation to the corporate and business planning process which involves reviewing and updating the risk profile for the company as a whole including review for each division.</w:t>
            </w:r>
          </w:p>
          <w:p w14:paraId="0D8278DB" w14:textId="77777777" w:rsidR="000A5414" w:rsidRDefault="000A5414" w:rsidP="000A5414">
            <w:pPr>
              <w:spacing w:before="120" w:after="0" w:line="360" w:lineRule="auto"/>
              <w:rPr>
                <w:rFonts w:cstheme="minorHAnsi"/>
                <w:i/>
                <w:sz w:val="24"/>
                <w:szCs w:val="24"/>
                <w:lang w:val="en-US"/>
              </w:rPr>
            </w:pPr>
          </w:p>
          <w:p w14:paraId="32E1EDFE" w14:textId="77777777" w:rsidR="000A5414" w:rsidRDefault="000A5414" w:rsidP="000A5414">
            <w:pPr>
              <w:spacing w:before="120" w:after="360" w:line="360" w:lineRule="auto"/>
              <w:rPr>
                <w:rFonts w:cstheme="minorHAnsi"/>
                <w:i/>
                <w:sz w:val="24"/>
                <w:szCs w:val="24"/>
                <w:lang w:val="en-US"/>
              </w:rPr>
            </w:pPr>
          </w:p>
          <w:p w14:paraId="193D352C" w14:textId="77777777" w:rsidR="000A5414" w:rsidRDefault="000A5414">
            <w:pPr>
              <w:pStyle w:val="ListParagraph"/>
              <w:numPr>
                <w:ilvl w:val="0"/>
                <w:numId w:val="114"/>
              </w:numPr>
              <w:spacing w:before="120" w:after="0" w:line="360" w:lineRule="auto"/>
              <w:rPr>
                <w:rFonts w:cstheme="minorHAnsi"/>
                <w:i/>
                <w:sz w:val="24"/>
                <w:szCs w:val="24"/>
                <w:lang w:val="en-US"/>
              </w:rPr>
            </w:pPr>
            <w:r w:rsidRPr="000A5414">
              <w:rPr>
                <w:rFonts w:cstheme="minorHAnsi"/>
                <w:i/>
                <w:sz w:val="24"/>
                <w:szCs w:val="24"/>
                <w:lang w:val="en-US"/>
              </w:rPr>
              <w:t>Information Security Risk Assessment is carried out in accordance with the Company's Risk Management Policies and Procedures or if there is encouragement related to:</w:t>
            </w:r>
          </w:p>
          <w:p w14:paraId="30FDCFF6" w14:textId="77777777" w:rsidR="000A5414" w:rsidRDefault="000A5414" w:rsidP="000A5414">
            <w:pPr>
              <w:spacing w:before="120" w:after="0" w:line="360" w:lineRule="auto"/>
              <w:rPr>
                <w:rFonts w:cstheme="minorHAnsi"/>
                <w:i/>
                <w:sz w:val="24"/>
                <w:szCs w:val="24"/>
                <w:lang w:val="en-US"/>
              </w:rPr>
            </w:pPr>
          </w:p>
          <w:p w14:paraId="3F7E4F96" w14:textId="77777777" w:rsidR="000A5414" w:rsidRDefault="000A5414">
            <w:pPr>
              <w:pStyle w:val="ListParagraph"/>
              <w:numPr>
                <w:ilvl w:val="0"/>
                <w:numId w:val="116"/>
              </w:numPr>
              <w:spacing w:before="0" w:after="0" w:line="360" w:lineRule="auto"/>
              <w:ind w:left="1042"/>
              <w:rPr>
                <w:rFonts w:cstheme="minorHAnsi"/>
                <w:i/>
                <w:sz w:val="24"/>
                <w:szCs w:val="24"/>
                <w:lang w:val="en-US"/>
              </w:rPr>
            </w:pPr>
            <w:r w:rsidRPr="000A5414">
              <w:rPr>
                <w:rFonts w:cstheme="minorHAnsi"/>
                <w:i/>
                <w:sz w:val="24"/>
                <w:szCs w:val="24"/>
                <w:lang w:val="en-US"/>
              </w:rPr>
              <w:t>There is a change related to the information used as a business requirement.</w:t>
            </w:r>
          </w:p>
          <w:p w14:paraId="2283B1DC" w14:textId="14B90AB4" w:rsidR="000A5414" w:rsidRPr="000A5414" w:rsidRDefault="000A5414">
            <w:pPr>
              <w:pStyle w:val="ListParagraph"/>
              <w:numPr>
                <w:ilvl w:val="0"/>
                <w:numId w:val="116"/>
              </w:numPr>
              <w:spacing w:before="120" w:after="120" w:line="360" w:lineRule="auto"/>
              <w:ind w:left="1037" w:hanging="357"/>
              <w:contextualSpacing w:val="0"/>
              <w:rPr>
                <w:rFonts w:cstheme="minorHAnsi"/>
                <w:i/>
                <w:sz w:val="24"/>
                <w:szCs w:val="24"/>
                <w:lang w:val="en-US"/>
              </w:rPr>
            </w:pPr>
            <w:r w:rsidRPr="000A5414">
              <w:rPr>
                <w:rFonts w:cstheme="minorHAnsi"/>
                <w:i/>
                <w:sz w:val="24"/>
                <w:szCs w:val="24"/>
                <w:lang w:val="en-US"/>
              </w:rPr>
              <w:t xml:space="preserve">Additional requirements or new contracts and agreements in the </w:t>
            </w:r>
            <w:r w:rsidRPr="000A5414">
              <w:rPr>
                <w:rFonts w:cstheme="minorHAnsi"/>
                <w:i/>
                <w:sz w:val="24"/>
                <w:szCs w:val="24"/>
                <w:lang w:val="en-US"/>
              </w:rPr>
              <w:lastRenderedPageBreak/>
              <w:t>management of company information.</w:t>
            </w:r>
          </w:p>
          <w:p w14:paraId="60A021F2" w14:textId="77777777" w:rsidR="000A5414" w:rsidRDefault="000A5414">
            <w:pPr>
              <w:pStyle w:val="ListParagraph"/>
              <w:numPr>
                <w:ilvl w:val="0"/>
                <w:numId w:val="116"/>
              </w:numPr>
              <w:spacing w:before="0" w:after="0" w:line="360" w:lineRule="auto"/>
              <w:ind w:left="1042"/>
              <w:rPr>
                <w:rFonts w:cstheme="minorHAnsi"/>
                <w:i/>
                <w:sz w:val="24"/>
                <w:szCs w:val="24"/>
                <w:lang w:val="en-US"/>
              </w:rPr>
            </w:pPr>
            <w:r w:rsidRPr="000A5414">
              <w:rPr>
                <w:rFonts w:cstheme="minorHAnsi"/>
                <w:i/>
                <w:sz w:val="24"/>
                <w:szCs w:val="24"/>
                <w:lang w:val="en-US"/>
              </w:rPr>
              <w:t>After the occurrence of an information security incident (an event that disrupts the company's information security).</w:t>
            </w:r>
          </w:p>
          <w:p w14:paraId="2EF2586D" w14:textId="4CDDC9B4"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 xml:space="preserve">Information security risk management must be integrated into all business practices and processes as well as </w:t>
            </w:r>
            <w:r w:rsidR="00AF150D">
              <w:rPr>
                <w:rFonts w:cstheme="minorHAnsi"/>
                <w:i/>
                <w:sz w:val="24"/>
                <w:szCs w:val="24"/>
                <w:lang w:val="en-US"/>
              </w:rPr>
              <w:t>DMB</w:t>
            </w:r>
            <w:r w:rsidRPr="000A5414">
              <w:rPr>
                <w:rFonts w:cstheme="minorHAnsi"/>
                <w:i/>
                <w:sz w:val="24"/>
                <w:szCs w:val="24"/>
                <w:lang w:val="en-US"/>
              </w:rPr>
              <w:t xml:space="preserve"> operational activities in a relevant, effective and efficient way where the information security risk management process must be part of, and not separate from, the process. Information security risk management should be considered in the preparation of policy development, business and strategic planning and review, and </w:t>
            </w:r>
            <w:r w:rsidR="00AF150D">
              <w:rPr>
                <w:rFonts w:cstheme="minorHAnsi"/>
                <w:i/>
                <w:sz w:val="24"/>
                <w:szCs w:val="24"/>
                <w:lang w:val="en-US"/>
              </w:rPr>
              <w:t>DMB</w:t>
            </w:r>
            <w:r w:rsidRPr="000A5414">
              <w:rPr>
                <w:rFonts w:cstheme="minorHAnsi"/>
                <w:i/>
                <w:sz w:val="24"/>
                <w:szCs w:val="24"/>
                <w:lang w:val="en-US"/>
              </w:rPr>
              <w:t xml:space="preserve"> change management and decision-making processes.</w:t>
            </w:r>
          </w:p>
          <w:p w14:paraId="36B4BF19" w14:textId="7C728DE5" w:rsidR="000A5414" w:rsidRDefault="000A5414" w:rsidP="000A5414">
            <w:pPr>
              <w:spacing w:before="0" w:after="0" w:line="360" w:lineRule="auto"/>
              <w:rPr>
                <w:rFonts w:cstheme="minorHAnsi"/>
                <w:i/>
                <w:sz w:val="24"/>
                <w:szCs w:val="24"/>
                <w:lang w:val="en-US"/>
              </w:rPr>
            </w:pPr>
          </w:p>
          <w:p w14:paraId="51BA8719" w14:textId="7BDD9C20" w:rsidR="000A5414" w:rsidRDefault="000A5414" w:rsidP="000A5414">
            <w:pPr>
              <w:spacing w:before="0" w:after="0" w:line="360" w:lineRule="auto"/>
              <w:rPr>
                <w:rFonts w:cstheme="minorHAnsi"/>
                <w:i/>
                <w:sz w:val="24"/>
                <w:szCs w:val="24"/>
                <w:lang w:val="en-US"/>
              </w:rPr>
            </w:pPr>
          </w:p>
          <w:p w14:paraId="7FBB73DA" w14:textId="77777777" w:rsidR="000A5414" w:rsidRPr="000A5414" w:rsidRDefault="000A5414" w:rsidP="000A5414">
            <w:pPr>
              <w:spacing w:before="0" w:after="0" w:line="360" w:lineRule="auto"/>
              <w:rPr>
                <w:rFonts w:cstheme="minorHAnsi"/>
                <w:i/>
                <w:sz w:val="24"/>
                <w:szCs w:val="24"/>
                <w:lang w:val="en-US"/>
              </w:rPr>
            </w:pPr>
          </w:p>
          <w:p w14:paraId="29C609AA" w14:textId="2D6D95C0"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lastRenderedPageBreak/>
              <w:t>The company has implemented 8 risk categories as contained in POJK number 44/POJK.05/2020.</w:t>
            </w:r>
          </w:p>
          <w:p w14:paraId="6016BC2B" w14:textId="77777777" w:rsidR="000A5414" w:rsidRDefault="000A5414" w:rsidP="000A5414">
            <w:pPr>
              <w:pStyle w:val="ListParagraph"/>
              <w:spacing w:before="0" w:after="0" w:line="360" w:lineRule="auto"/>
              <w:rPr>
                <w:rFonts w:cstheme="minorHAnsi"/>
                <w:i/>
                <w:sz w:val="24"/>
                <w:szCs w:val="24"/>
                <w:lang w:val="en-US"/>
              </w:rPr>
            </w:pPr>
          </w:p>
          <w:p w14:paraId="3FF9FC11" w14:textId="77777777"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The Risk Treatment Plan must be defined as defined control objectives for information security threats and vulnerabilities in line with the risk treatment provisions in the Enterprise Risk Management Framework Policy.</w:t>
            </w:r>
          </w:p>
          <w:p w14:paraId="7447E3ED" w14:textId="11957C57" w:rsidR="000A5414" w:rsidRDefault="000A5414" w:rsidP="000A5414">
            <w:pPr>
              <w:pStyle w:val="ListParagraph"/>
              <w:rPr>
                <w:rFonts w:cstheme="minorHAnsi"/>
                <w:i/>
                <w:sz w:val="24"/>
                <w:szCs w:val="24"/>
                <w:lang w:val="en-US"/>
              </w:rPr>
            </w:pPr>
          </w:p>
          <w:p w14:paraId="2ECFCC01" w14:textId="74D21741" w:rsidR="000A5414" w:rsidRDefault="000A5414" w:rsidP="000A5414">
            <w:pPr>
              <w:pStyle w:val="ListParagraph"/>
              <w:rPr>
                <w:rFonts w:cstheme="minorHAnsi"/>
                <w:i/>
                <w:sz w:val="24"/>
                <w:szCs w:val="24"/>
                <w:lang w:val="en-US"/>
              </w:rPr>
            </w:pPr>
          </w:p>
          <w:p w14:paraId="3AD31119" w14:textId="4E43C8EB" w:rsidR="000A5414" w:rsidRDefault="000A5414" w:rsidP="000A5414">
            <w:pPr>
              <w:pStyle w:val="ListParagraph"/>
              <w:rPr>
                <w:rFonts w:cstheme="minorHAnsi"/>
                <w:i/>
                <w:sz w:val="24"/>
                <w:szCs w:val="24"/>
                <w:lang w:val="en-US"/>
              </w:rPr>
            </w:pPr>
          </w:p>
          <w:p w14:paraId="197FBB3C" w14:textId="77777777" w:rsidR="000A5414" w:rsidRPr="000A5414" w:rsidRDefault="000A5414" w:rsidP="000A5414">
            <w:pPr>
              <w:pStyle w:val="ListParagraph"/>
              <w:rPr>
                <w:rFonts w:cstheme="minorHAnsi"/>
                <w:i/>
                <w:sz w:val="24"/>
                <w:szCs w:val="24"/>
                <w:lang w:val="en-US"/>
              </w:rPr>
            </w:pPr>
          </w:p>
          <w:p w14:paraId="3E42B4A7" w14:textId="201948B5"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A Risk Treatment Plan must be determined by considering whether the risk is still acceptable or not if the risk is within the company's risk tolerance (Risk Tolerance) in accordance with the company's Risk Appetite.</w:t>
            </w:r>
          </w:p>
          <w:p w14:paraId="0506F9A9" w14:textId="77777777" w:rsidR="000A5414" w:rsidRDefault="000A5414" w:rsidP="000A5414">
            <w:pPr>
              <w:pStyle w:val="ListParagraph"/>
              <w:spacing w:before="0" w:after="0" w:line="360" w:lineRule="auto"/>
              <w:rPr>
                <w:rFonts w:cstheme="minorHAnsi"/>
                <w:i/>
                <w:sz w:val="24"/>
                <w:szCs w:val="24"/>
                <w:lang w:val="en-US"/>
              </w:rPr>
            </w:pPr>
          </w:p>
          <w:p w14:paraId="1EEBBC3D" w14:textId="77777777"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 xml:space="preserve">The risk acceptance criteria depend on the value determined by the company and may change from time to time according to the conditions of </w:t>
            </w:r>
            <w:r w:rsidRPr="000A5414">
              <w:rPr>
                <w:rFonts w:cstheme="minorHAnsi"/>
                <w:i/>
                <w:sz w:val="24"/>
                <w:szCs w:val="24"/>
                <w:lang w:val="en-US"/>
              </w:rPr>
              <w:lastRenderedPageBreak/>
              <w:t>the company, including the culture within the company towards risk management, financial conditions, legal and regulatory requirements, strategies taken by Management and sensitivity to assets and business areas in the enterprise or information security scope.</w:t>
            </w:r>
          </w:p>
          <w:p w14:paraId="673F74F0" w14:textId="0875F927" w:rsidR="000A5414" w:rsidRPr="000A5414" w:rsidRDefault="000A5414" w:rsidP="000A5414">
            <w:pPr>
              <w:rPr>
                <w:rFonts w:cstheme="minorHAnsi"/>
                <w:i/>
                <w:sz w:val="24"/>
                <w:szCs w:val="24"/>
                <w:lang w:val="en-US"/>
              </w:rPr>
            </w:pPr>
          </w:p>
          <w:p w14:paraId="30E3F81A" w14:textId="77777777" w:rsidR="000A5414" w:rsidRPr="000A5414" w:rsidRDefault="000A5414" w:rsidP="000A5414">
            <w:pPr>
              <w:pStyle w:val="ListParagraph"/>
              <w:spacing w:before="0"/>
              <w:contextualSpacing w:val="0"/>
              <w:rPr>
                <w:rFonts w:cstheme="minorHAnsi"/>
                <w:i/>
                <w:sz w:val="24"/>
                <w:szCs w:val="24"/>
                <w:lang w:val="en-US"/>
              </w:rPr>
            </w:pPr>
          </w:p>
          <w:p w14:paraId="4B8BD287" w14:textId="77777777"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Risk acceptance criteria must be discussed and agreed upon by the Risk Management Manager function (Risk Owner/Risk Coordinator) from each division and parties related to risk, the Board of Directors and also the Management Representative along with the ISMS framework function, namely the Information Security function.</w:t>
            </w:r>
          </w:p>
          <w:p w14:paraId="15B55008" w14:textId="2B7D533B" w:rsidR="000A5414" w:rsidRDefault="000A5414">
            <w:pPr>
              <w:pStyle w:val="ListParagraph"/>
              <w:numPr>
                <w:ilvl w:val="0"/>
                <w:numId w:val="117"/>
              </w:numPr>
              <w:spacing w:before="0" w:after="0" w:line="360" w:lineRule="auto"/>
              <w:rPr>
                <w:rFonts w:cstheme="minorHAnsi"/>
                <w:i/>
                <w:sz w:val="24"/>
                <w:szCs w:val="24"/>
                <w:lang w:val="en-US"/>
              </w:rPr>
            </w:pPr>
            <w:r w:rsidRPr="000A5414">
              <w:rPr>
                <w:rFonts w:cstheme="minorHAnsi"/>
                <w:i/>
                <w:sz w:val="24"/>
                <w:szCs w:val="24"/>
                <w:lang w:val="en-US"/>
              </w:rPr>
              <w:t>Risk acceptance criteria are determined based on risk criteria and situations but are not limited to:</w:t>
            </w:r>
          </w:p>
          <w:p w14:paraId="01EECE03" w14:textId="77777777" w:rsidR="000A5414" w:rsidRDefault="000A5414" w:rsidP="000A5414">
            <w:pPr>
              <w:pStyle w:val="ListParagraph"/>
              <w:spacing w:before="0" w:after="0" w:line="360" w:lineRule="auto"/>
              <w:rPr>
                <w:rFonts w:cstheme="minorHAnsi"/>
                <w:i/>
                <w:sz w:val="24"/>
                <w:szCs w:val="24"/>
                <w:lang w:val="en-US"/>
              </w:rPr>
            </w:pPr>
          </w:p>
          <w:p w14:paraId="543B00BE" w14:textId="5D340A15" w:rsidR="000A5414" w:rsidRPr="000A5414" w:rsidRDefault="000A5414">
            <w:pPr>
              <w:pStyle w:val="ListParagraph"/>
              <w:numPr>
                <w:ilvl w:val="0"/>
                <w:numId w:val="118"/>
              </w:numPr>
              <w:spacing w:before="0" w:after="240" w:line="360" w:lineRule="auto"/>
              <w:ind w:left="1037" w:hanging="357"/>
              <w:contextualSpacing w:val="0"/>
              <w:rPr>
                <w:rFonts w:cstheme="minorHAnsi"/>
                <w:i/>
                <w:sz w:val="24"/>
                <w:szCs w:val="24"/>
                <w:lang w:val="en-US"/>
              </w:rPr>
            </w:pPr>
            <w:r w:rsidRPr="000A5414">
              <w:rPr>
                <w:rFonts w:cstheme="minorHAnsi"/>
                <w:i/>
                <w:sz w:val="24"/>
                <w:szCs w:val="24"/>
                <w:lang w:val="en-US"/>
              </w:rPr>
              <w:lastRenderedPageBreak/>
              <w:t>Cost of risk taken for losses due to risk.</w:t>
            </w:r>
          </w:p>
          <w:p w14:paraId="0212D33D" w14:textId="273E823C" w:rsidR="000A5414" w:rsidRDefault="000A5414">
            <w:pPr>
              <w:pStyle w:val="ListParagraph"/>
              <w:numPr>
                <w:ilvl w:val="0"/>
                <w:numId w:val="118"/>
              </w:numPr>
              <w:spacing w:before="0" w:after="0" w:line="360" w:lineRule="auto"/>
              <w:ind w:left="1042"/>
              <w:rPr>
                <w:rFonts w:cstheme="minorHAnsi"/>
                <w:i/>
                <w:sz w:val="24"/>
                <w:szCs w:val="24"/>
                <w:lang w:val="en-US"/>
              </w:rPr>
            </w:pPr>
            <w:r w:rsidRPr="000A5414">
              <w:rPr>
                <w:rFonts w:cstheme="minorHAnsi"/>
                <w:i/>
                <w:sz w:val="24"/>
                <w:szCs w:val="24"/>
                <w:lang w:val="en-US"/>
              </w:rPr>
              <w:t>Changes in risk exposure mean that the risk must be mitigated or eliminated in its entirety.</w:t>
            </w:r>
          </w:p>
          <w:p w14:paraId="2416FEAF" w14:textId="77777777" w:rsidR="000A5414" w:rsidRDefault="000A5414" w:rsidP="000A5414">
            <w:pPr>
              <w:pStyle w:val="ListParagraph"/>
              <w:spacing w:before="0" w:after="120" w:line="360" w:lineRule="auto"/>
              <w:ind w:left="1043"/>
              <w:contextualSpacing w:val="0"/>
              <w:rPr>
                <w:rFonts w:cstheme="minorHAnsi"/>
                <w:i/>
                <w:sz w:val="24"/>
                <w:szCs w:val="24"/>
                <w:lang w:val="en-US"/>
              </w:rPr>
            </w:pPr>
          </w:p>
          <w:p w14:paraId="1F710AD1" w14:textId="77777777" w:rsidR="000A5414" w:rsidRDefault="000A5414">
            <w:pPr>
              <w:pStyle w:val="ListParagraph"/>
              <w:numPr>
                <w:ilvl w:val="0"/>
                <w:numId w:val="118"/>
              </w:numPr>
              <w:spacing w:before="0" w:after="0" w:line="360" w:lineRule="auto"/>
              <w:ind w:left="1042"/>
              <w:rPr>
                <w:rFonts w:cstheme="minorHAnsi"/>
                <w:i/>
                <w:sz w:val="24"/>
                <w:szCs w:val="24"/>
                <w:lang w:val="en-US"/>
              </w:rPr>
            </w:pPr>
            <w:r w:rsidRPr="000A5414">
              <w:rPr>
                <w:rFonts w:cstheme="minorHAnsi"/>
                <w:i/>
                <w:sz w:val="24"/>
                <w:szCs w:val="24"/>
                <w:lang w:val="en-US"/>
              </w:rPr>
              <w:t>The risk is lower than the specified Risk Limit, or with a "Low" risk level.</w:t>
            </w:r>
          </w:p>
          <w:p w14:paraId="4EB8B291" w14:textId="77777777" w:rsidR="000A5414" w:rsidRPr="000A5414" w:rsidRDefault="000A5414" w:rsidP="000A5414">
            <w:pPr>
              <w:pStyle w:val="ListParagraph"/>
              <w:spacing w:after="240"/>
              <w:contextualSpacing w:val="0"/>
              <w:rPr>
                <w:rFonts w:cstheme="minorHAnsi"/>
                <w:i/>
                <w:sz w:val="24"/>
                <w:szCs w:val="24"/>
                <w:lang w:val="en-US"/>
              </w:rPr>
            </w:pPr>
          </w:p>
          <w:p w14:paraId="7556971C" w14:textId="79148DFC" w:rsidR="000A5414" w:rsidRDefault="000A5414">
            <w:pPr>
              <w:pStyle w:val="ListParagraph"/>
              <w:numPr>
                <w:ilvl w:val="0"/>
                <w:numId w:val="118"/>
              </w:numPr>
              <w:spacing w:before="0" w:after="0" w:line="360" w:lineRule="auto"/>
              <w:ind w:left="1042"/>
              <w:rPr>
                <w:rFonts w:cstheme="minorHAnsi"/>
                <w:i/>
                <w:sz w:val="24"/>
                <w:szCs w:val="24"/>
                <w:lang w:val="en-US"/>
              </w:rPr>
            </w:pPr>
            <w:r w:rsidRPr="000A5414">
              <w:rPr>
                <w:rFonts w:cstheme="minorHAnsi"/>
                <w:i/>
                <w:sz w:val="24"/>
                <w:szCs w:val="24"/>
                <w:lang w:val="en-US"/>
              </w:rPr>
              <w:t>Risks with a "High" level of risk and open new opportunities.</w:t>
            </w:r>
          </w:p>
          <w:p w14:paraId="15EFF89F" w14:textId="77777777" w:rsidR="000A5414" w:rsidRPr="000A5414" w:rsidRDefault="000A5414" w:rsidP="000A5414">
            <w:pPr>
              <w:pStyle w:val="ListParagraph"/>
              <w:spacing w:after="120"/>
              <w:contextualSpacing w:val="0"/>
              <w:rPr>
                <w:rFonts w:cstheme="minorHAnsi"/>
                <w:i/>
                <w:sz w:val="24"/>
                <w:szCs w:val="24"/>
                <w:lang w:val="en-US"/>
              </w:rPr>
            </w:pPr>
          </w:p>
          <w:p w14:paraId="6F108307" w14:textId="09F7752B" w:rsidR="000A5414" w:rsidRPr="000A5414" w:rsidRDefault="000A5414">
            <w:pPr>
              <w:pStyle w:val="ListParagraph"/>
              <w:numPr>
                <w:ilvl w:val="0"/>
                <w:numId w:val="118"/>
              </w:numPr>
              <w:spacing w:before="0" w:after="0" w:line="360" w:lineRule="auto"/>
              <w:ind w:left="1042"/>
              <w:rPr>
                <w:rFonts w:cstheme="minorHAnsi"/>
                <w:i/>
                <w:sz w:val="24"/>
                <w:szCs w:val="24"/>
                <w:lang w:val="en-US"/>
              </w:rPr>
            </w:pPr>
            <w:r w:rsidRPr="000A5414">
              <w:rPr>
                <w:rFonts w:cstheme="minorHAnsi"/>
                <w:i/>
                <w:sz w:val="24"/>
                <w:szCs w:val="24"/>
                <w:lang w:val="en-US"/>
              </w:rPr>
              <w:t>Risk acceptance criteria that must be implemented and used when conducting risk evaluation.</w:t>
            </w:r>
          </w:p>
        </w:tc>
      </w:tr>
    </w:tbl>
    <w:p w14:paraId="225BEA85" w14:textId="77777777" w:rsidR="0027460B" w:rsidRDefault="0027460B" w:rsidP="0027460B">
      <w:pPr>
        <w:widowControl w:val="0"/>
        <w:pBdr>
          <w:top w:val="nil"/>
          <w:left w:val="nil"/>
          <w:bottom w:val="nil"/>
          <w:right w:val="nil"/>
          <w:between w:val="nil"/>
        </w:pBdr>
        <w:tabs>
          <w:tab w:val="left" w:pos="5455"/>
        </w:tabs>
        <w:spacing w:before="120" w:after="0" w:line="276" w:lineRule="auto"/>
        <w:ind w:left="851" w:right="95"/>
        <w:rPr>
          <w:rFonts w:eastAsia="Arial" w:cstheme="minorHAnsi"/>
          <w:color w:val="000000"/>
          <w:sz w:val="24"/>
          <w:szCs w:val="24"/>
          <w:lang w:val="id" w:eastAsia="en-ID"/>
        </w:rPr>
      </w:pPr>
    </w:p>
    <w:p w14:paraId="7FA1D817" w14:textId="77777777" w:rsidR="0021316A" w:rsidRDefault="0021316A" w:rsidP="0027460B">
      <w:pPr>
        <w:widowControl w:val="0"/>
        <w:pBdr>
          <w:top w:val="nil"/>
          <w:left w:val="nil"/>
          <w:bottom w:val="nil"/>
          <w:right w:val="nil"/>
          <w:between w:val="nil"/>
        </w:pBdr>
        <w:tabs>
          <w:tab w:val="left" w:pos="5455"/>
        </w:tabs>
        <w:spacing w:before="120" w:after="0" w:line="276" w:lineRule="auto"/>
        <w:ind w:left="851" w:right="95"/>
        <w:rPr>
          <w:rFonts w:eastAsia="Arial" w:cstheme="minorHAnsi"/>
          <w:color w:val="000000"/>
          <w:sz w:val="24"/>
          <w:szCs w:val="24"/>
          <w:lang w:val="id" w:eastAsia="en-ID"/>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21316A" w:rsidRPr="00CE1818" w14:paraId="08839ACF" w14:textId="77777777">
        <w:tc>
          <w:tcPr>
            <w:tcW w:w="4560" w:type="dxa"/>
          </w:tcPr>
          <w:p w14:paraId="2F214094" w14:textId="7E617EF6" w:rsidR="0021316A" w:rsidRPr="007B6EA1" w:rsidRDefault="0021316A" w:rsidP="0021316A">
            <w:pPr>
              <w:pStyle w:val="ListParagraph"/>
              <w:numPr>
                <w:ilvl w:val="0"/>
                <w:numId w:val="117"/>
              </w:numPr>
              <w:spacing w:line="360" w:lineRule="auto"/>
              <w:ind w:left="881" w:hanging="284"/>
              <w:rPr>
                <w:sz w:val="24"/>
                <w:szCs w:val="24"/>
                <w:lang w:val="en-GB"/>
              </w:rPr>
            </w:pPr>
            <w:r w:rsidRPr="0021316A">
              <w:rPr>
                <w:sz w:val="24"/>
                <w:szCs w:val="24"/>
                <w:lang w:val="en-GB"/>
              </w:rPr>
              <w:t>Proses penilaian risiko keamanan informasi perusahaan adalah sebagai berikut:</w:t>
            </w:r>
          </w:p>
        </w:tc>
        <w:tc>
          <w:tcPr>
            <w:tcW w:w="236" w:type="dxa"/>
          </w:tcPr>
          <w:p w14:paraId="29B73E77" w14:textId="77777777" w:rsidR="0021316A" w:rsidRPr="007B6EA1" w:rsidRDefault="0021316A">
            <w:pPr>
              <w:spacing w:before="0" w:after="0" w:line="360" w:lineRule="auto"/>
              <w:rPr>
                <w:rFonts w:cstheme="minorHAnsi"/>
                <w:sz w:val="24"/>
                <w:szCs w:val="24"/>
                <w:lang w:val="en-US"/>
              </w:rPr>
            </w:pPr>
          </w:p>
        </w:tc>
        <w:tc>
          <w:tcPr>
            <w:tcW w:w="4560" w:type="dxa"/>
          </w:tcPr>
          <w:p w14:paraId="0D015E19" w14:textId="086221DF" w:rsidR="0021316A" w:rsidRPr="00CE1818" w:rsidRDefault="005B37B7">
            <w:pPr>
              <w:spacing w:before="0" w:after="0" w:line="360" w:lineRule="auto"/>
              <w:rPr>
                <w:rFonts w:cstheme="minorHAnsi"/>
                <w:i/>
                <w:sz w:val="24"/>
                <w:szCs w:val="24"/>
                <w:lang w:val="en-US"/>
              </w:rPr>
            </w:pPr>
            <w:r w:rsidRPr="005B37B7">
              <w:rPr>
                <w:rFonts w:cstheme="minorHAnsi"/>
                <w:i/>
                <w:sz w:val="24"/>
                <w:szCs w:val="24"/>
                <w:lang w:val="en-US"/>
              </w:rPr>
              <w:t>l. The enterprise information security risk assessment process is as follows:</w:t>
            </w:r>
          </w:p>
        </w:tc>
      </w:tr>
    </w:tbl>
    <w:p w14:paraId="3C081C52" w14:textId="25D81F91" w:rsidR="0021316A" w:rsidRDefault="005B37B7" w:rsidP="0027460B">
      <w:pPr>
        <w:widowControl w:val="0"/>
        <w:pBdr>
          <w:top w:val="nil"/>
          <w:left w:val="nil"/>
          <w:bottom w:val="nil"/>
          <w:right w:val="nil"/>
          <w:between w:val="nil"/>
        </w:pBdr>
        <w:tabs>
          <w:tab w:val="left" w:pos="5455"/>
        </w:tabs>
        <w:spacing w:before="120" w:after="0" w:line="276" w:lineRule="auto"/>
        <w:ind w:left="851" w:right="95"/>
        <w:rPr>
          <w:rFonts w:eastAsia="Arial" w:cstheme="minorHAnsi"/>
          <w:color w:val="000000"/>
          <w:sz w:val="24"/>
          <w:szCs w:val="24"/>
          <w:lang w:val="id" w:eastAsia="en-ID"/>
        </w:rPr>
      </w:pPr>
      <w:r w:rsidRPr="00781421">
        <w:rPr>
          <w:rFonts w:eastAsia="Arial" w:cstheme="minorHAnsi"/>
          <w:noProof/>
          <w:sz w:val="24"/>
          <w:szCs w:val="24"/>
          <w:lang w:val="en-US"/>
        </w:rPr>
        <w:lastRenderedPageBreak/>
        <w:drawing>
          <wp:anchor distT="0" distB="0" distL="114300" distR="114300" simplePos="0" relativeHeight="251658241" behindDoc="0" locked="0" layoutInCell="1" allowOverlap="1" wp14:anchorId="5CCEC5EA" wp14:editId="216E05D1">
            <wp:simplePos x="0" y="0"/>
            <wp:positionH relativeFrom="column">
              <wp:posOffset>1400175</wp:posOffset>
            </wp:positionH>
            <wp:positionV relativeFrom="page">
              <wp:posOffset>3198495</wp:posOffset>
            </wp:positionV>
            <wp:extent cx="2773680" cy="3523615"/>
            <wp:effectExtent l="0" t="0" r="7620" b="6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3680" cy="3523615"/>
                    </a:xfrm>
                    <a:prstGeom prst="rect">
                      <a:avLst/>
                    </a:prstGeom>
                    <a:noFill/>
                  </pic:spPr>
                </pic:pic>
              </a:graphicData>
            </a:graphic>
            <wp14:sizeRelH relativeFrom="margin">
              <wp14:pctWidth>0</wp14:pctWidth>
            </wp14:sizeRelH>
            <wp14:sizeRelV relativeFrom="margin">
              <wp14:pctHeight>0</wp14:pctHeight>
            </wp14:sizeRelV>
          </wp:anchor>
        </w:drawing>
      </w:r>
    </w:p>
    <w:p w14:paraId="46665D92" w14:textId="77777777" w:rsidR="00611B38" w:rsidRPr="00781421" w:rsidRDefault="00611B38" w:rsidP="00293678">
      <w:pPr>
        <w:rPr>
          <w:rFonts w:cstheme="minorHAnsi"/>
          <w:lang w:val="en-US"/>
        </w:rPr>
      </w:pPr>
    </w:p>
    <w:p w14:paraId="77905A5A" w14:textId="687EA94F" w:rsidR="00903CB9" w:rsidRPr="009A730B" w:rsidRDefault="00903CB9">
      <w:pPr>
        <w:pStyle w:val="ListParagraph"/>
        <w:numPr>
          <w:ilvl w:val="1"/>
          <w:numId w:val="61"/>
        </w:numPr>
        <w:spacing w:line="360" w:lineRule="auto"/>
        <w:ind w:left="567" w:hanging="567"/>
        <w:outlineLvl w:val="2"/>
        <w:rPr>
          <w:rFonts w:eastAsia="Arial" w:cstheme="minorHAnsi"/>
          <w:b/>
          <w:bCs/>
          <w:sz w:val="24"/>
          <w:szCs w:val="24"/>
          <w:lang w:val="en-GB"/>
        </w:rPr>
      </w:pPr>
      <w:bookmarkStart w:id="26" w:name="_Toc163097284"/>
      <w:r w:rsidRPr="009A730B">
        <w:rPr>
          <w:rFonts w:eastAsia="Arial" w:cstheme="minorHAnsi"/>
          <w:b/>
          <w:bCs/>
          <w:sz w:val="24"/>
          <w:szCs w:val="24"/>
          <w:lang w:val="en-GB"/>
        </w:rPr>
        <w:t>Penentuan Konteks Penilaian</w:t>
      </w:r>
      <w:r w:rsidR="0001498F">
        <w:rPr>
          <w:rFonts w:eastAsia="Arial" w:cstheme="minorHAnsi"/>
          <w:b/>
          <w:bCs/>
          <w:sz w:val="24"/>
          <w:szCs w:val="24"/>
          <w:lang w:val="en-GB"/>
        </w:rPr>
        <w:t>/</w:t>
      </w:r>
      <w:r w:rsidR="0001498F" w:rsidRPr="0001498F">
        <w:rPr>
          <w:rFonts w:eastAsia="Arial" w:cstheme="minorHAnsi"/>
          <w:b/>
          <w:bCs/>
          <w:i/>
          <w:iCs/>
          <w:sz w:val="24"/>
          <w:szCs w:val="24"/>
          <w:lang w:val="en-GB"/>
        </w:rPr>
        <w:t>Determining the Context of the Assessment</w:t>
      </w:r>
      <w:bookmarkEnd w:id="26"/>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CE1818" w:rsidRPr="007B6EA1" w14:paraId="6180DC7D" w14:textId="77777777">
        <w:tc>
          <w:tcPr>
            <w:tcW w:w="4560" w:type="dxa"/>
          </w:tcPr>
          <w:p w14:paraId="67A81897" w14:textId="728F0846" w:rsidR="00CE1818" w:rsidRPr="00781421" w:rsidRDefault="00CE1818" w:rsidP="00CE1818">
            <w:pPr>
              <w:pStyle w:val="ListParagraph"/>
              <w:spacing w:line="360" w:lineRule="auto"/>
              <w:ind w:left="455"/>
              <w:rPr>
                <w:rFonts w:eastAsia="Arial" w:cstheme="minorHAnsi"/>
                <w:sz w:val="24"/>
                <w:szCs w:val="24"/>
                <w:lang w:val="en-GB"/>
              </w:rPr>
            </w:pPr>
            <w:r w:rsidRPr="00781421">
              <w:rPr>
                <w:rFonts w:eastAsia="Arial" w:cstheme="minorHAnsi"/>
                <w:sz w:val="24"/>
                <w:szCs w:val="24"/>
                <w:lang w:val="en-GB"/>
              </w:rPr>
              <w:t xml:space="preserve">Dalam pelaksanaan penilaian risiko, </w:t>
            </w:r>
            <w:r w:rsidR="00AF150D">
              <w:rPr>
                <w:rFonts w:eastAsia="Arial" w:cstheme="minorHAnsi"/>
                <w:sz w:val="24"/>
                <w:szCs w:val="24"/>
                <w:lang w:val="en-GB"/>
              </w:rPr>
              <w:t>DMB</w:t>
            </w:r>
            <w:r w:rsidRPr="00781421">
              <w:rPr>
                <w:rFonts w:eastAsia="Arial" w:cstheme="minorHAnsi"/>
                <w:sz w:val="24"/>
                <w:szCs w:val="24"/>
                <w:lang w:val="en-GB"/>
              </w:rPr>
              <w:t xml:space="preserve"> harus mempertimbangkan sasaran, strategi, ruang lingkup dan parameter yang dapat berpengaruh pada proses manajemen risiko keamanan informasi. Ruang lingkup penilaian risiko perlu diidentifikasi, tetapi tidak terbatas pada lokasi </w:t>
            </w:r>
            <w:r w:rsidRPr="00781421">
              <w:rPr>
                <w:rFonts w:eastAsia="Arial" w:cstheme="minorHAnsi"/>
                <w:sz w:val="24"/>
                <w:szCs w:val="24"/>
                <w:lang w:val="en-GB"/>
              </w:rPr>
              <w:lastRenderedPageBreak/>
              <w:t>Geografis, Unit/Divisi dalam perusahaan, layanan TI, sistem dan jaringan serta pelanggan, produk atau layanan.</w:t>
            </w:r>
          </w:p>
          <w:p w14:paraId="5E24EDE7" w14:textId="36C45563" w:rsidR="00CE1818" w:rsidRPr="007B6EA1" w:rsidRDefault="00CE1818" w:rsidP="00CE1818">
            <w:pPr>
              <w:pStyle w:val="ListParagraph"/>
              <w:spacing w:before="0" w:after="0" w:line="360" w:lineRule="auto"/>
              <w:ind w:left="455"/>
              <w:rPr>
                <w:sz w:val="24"/>
                <w:szCs w:val="24"/>
                <w:lang w:val="en-GB"/>
              </w:rPr>
            </w:pPr>
            <w:r w:rsidRPr="00781421">
              <w:rPr>
                <w:rFonts w:eastAsia="Arial" w:cstheme="minorHAnsi"/>
                <w:sz w:val="24"/>
                <w:szCs w:val="24"/>
                <w:lang w:val="en-GB"/>
              </w:rPr>
              <w:t>Dalam melakukan penilaian risiko, hal pertama yang harus dilakukan adalah menentukan cakupan dan lingkungan perusahaan yang berkaitan dengan risiko (internal context dan external context).</w:t>
            </w:r>
          </w:p>
        </w:tc>
        <w:tc>
          <w:tcPr>
            <w:tcW w:w="236" w:type="dxa"/>
          </w:tcPr>
          <w:p w14:paraId="49C7AB48" w14:textId="77777777" w:rsidR="00CE1818" w:rsidRPr="007B6EA1" w:rsidRDefault="00CE1818">
            <w:pPr>
              <w:spacing w:before="0" w:after="0" w:line="360" w:lineRule="auto"/>
              <w:rPr>
                <w:rFonts w:cstheme="minorHAnsi"/>
                <w:sz w:val="24"/>
                <w:szCs w:val="24"/>
                <w:lang w:val="en-US"/>
              </w:rPr>
            </w:pPr>
          </w:p>
        </w:tc>
        <w:tc>
          <w:tcPr>
            <w:tcW w:w="4560" w:type="dxa"/>
          </w:tcPr>
          <w:p w14:paraId="2C454E5B" w14:textId="6ECD737F" w:rsidR="00CE1818" w:rsidRPr="00CE1818" w:rsidRDefault="00CE1818" w:rsidP="00CE1818">
            <w:pPr>
              <w:spacing w:before="0" w:after="0" w:line="360" w:lineRule="auto"/>
              <w:rPr>
                <w:rFonts w:cstheme="minorHAnsi"/>
                <w:i/>
                <w:sz w:val="24"/>
                <w:szCs w:val="24"/>
                <w:lang w:val="en-US"/>
              </w:rPr>
            </w:pPr>
            <w:r w:rsidRPr="00CE1818">
              <w:rPr>
                <w:rFonts w:cstheme="minorHAnsi"/>
                <w:i/>
                <w:sz w:val="24"/>
                <w:szCs w:val="24"/>
                <w:lang w:val="en-US"/>
              </w:rPr>
              <w:t xml:space="preserve">In carrying out the risk assessment, </w:t>
            </w:r>
            <w:r w:rsidR="00AF150D">
              <w:rPr>
                <w:rFonts w:cstheme="minorHAnsi"/>
                <w:i/>
                <w:sz w:val="24"/>
                <w:szCs w:val="24"/>
                <w:lang w:val="en-US"/>
              </w:rPr>
              <w:t>DMB</w:t>
            </w:r>
            <w:r w:rsidRPr="00CE1818">
              <w:rPr>
                <w:rFonts w:cstheme="minorHAnsi"/>
                <w:i/>
                <w:sz w:val="24"/>
                <w:szCs w:val="24"/>
                <w:lang w:val="en-US"/>
              </w:rPr>
              <w:t xml:space="preserve"> must consider the objectives, strategy, scope and parameters that may affect the information security risk management process. The scope of risk assessment needs to be identified, but not limited to Geographical locations, Units/Divisions within the company, IT services, systems and </w:t>
            </w:r>
            <w:r w:rsidRPr="00CE1818">
              <w:rPr>
                <w:rFonts w:cstheme="minorHAnsi"/>
                <w:i/>
                <w:sz w:val="24"/>
                <w:szCs w:val="24"/>
                <w:lang w:val="en-US"/>
              </w:rPr>
              <w:lastRenderedPageBreak/>
              <w:t>networks as well as customers, products or services.</w:t>
            </w:r>
          </w:p>
          <w:p w14:paraId="5EBF9820" w14:textId="77777777" w:rsidR="00CE1818" w:rsidRDefault="00CE1818" w:rsidP="00CE1818">
            <w:pPr>
              <w:spacing w:before="0" w:after="0" w:line="360" w:lineRule="auto"/>
              <w:rPr>
                <w:rFonts w:cstheme="minorHAnsi"/>
                <w:i/>
                <w:sz w:val="24"/>
                <w:szCs w:val="24"/>
                <w:lang w:val="en-US"/>
              </w:rPr>
            </w:pPr>
          </w:p>
          <w:p w14:paraId="4FF3A129" w14:textId="77777777" w:rsidR="00CE1818" w:rsidRDefault="00CE1818" w:rsidP="00CE1818">
            <w:pPr>
              <w:spacing w:before="0" w:after="0" w:line="360" w:lineRule="auto"/>
              <w:rPr>
                <w:rFonts w:cstheme="minorHAnsi"/>
                <w:i/>
                <w:sz w:val="24"/>
                <w:szCs w:val="24"/>
                <w:lang w:val="en-US"/>
              </w:rPr>
            </w:pPr>
          </w:p>
          <w:p w14:paraId="0C02C65F" w14:textId="773BE601" w:rsidR="00CE1818" w:rsidRPr="00CE1818" w:rsidRDefault="00CE1818" w:rsidP="00CE1818">
            <w:pPr>
              <w:spacing w:before="0" w:after="0" w:line="360" w:lineRule="auto"/>
              <w:rPr>
                <w:rFonts w:cstheme="minorHAnsi"/>
                <w:i/>
                <w:sz w:val="24"/>
                <w:szCs w:val="24"/>
                <w:lang w:val="en-US"/>
              </w:rPr>
            </w:pPr>
            <w:r w:rsidRPr="00CE1818">
              <w:rPr>
                <w:rFonts w:cstheme="minorHAnsi"/>
                <w:i/>
                <w:sz w:val="24"/>
                <w:szCs w:val="24"/>
                <w:lang w:val="en-US"/>
              </w:rPr>
              <w:t>In carrying out a risk assessment, the first thing that must be done is to determine the scope and environment of the company related to risk (internal context and external context).</w:t>
            </w:r>
          </w:p>
        </w:tc>
      </w:tr>
    </w:tbl>
    <w:tbl>
      <w:tblPr>
        <w:tblStyle w:val="TableGrid"/>
        <w:tblpPr w:leftFromText="180" w:rightFromText="180" w:vertAnchor="text" w:horzAnchor="margin" w:tblpY="16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AC52AB" w:rsidRPr="00AC52AB" w14:paraId="65A96C2E" w14:textId="77777777" w:rsidTr="004971DD">
        <w:tc>
          <w:tcPr>
            <w:tcW w:w="4560" w:type="dxa"/>
          </w:tcPr>
          <w:p w14:paraId="6112FE3F" w14:textId="77777777" w:rsidR="00AC52AB" w:rsidRPr="00AC52AB" w:rsidRDefault="00AC52AB" w:rsidP="00AC52AB">
            <w:pPr>
              <w:pStyle w:val="ListParagraph"/>
              <w:numPr>
                <w:ilvl w:val="2"/>
                <w:numId w:val="9"/>
              </w:numPr>
              <w:spacing w:line="360" w:lineRule="auto"/>
              <w:ind w:left="739" w:hanging="284"/>
              <w:rPr>
                <w:rFonts w:eastAsia="Arial" w:cstheme="minorHAnsi"/>
                <w:sz w:val="24"/>
                <w:szCs w:val="24"/>
                <w:lang w:val="id"/>
              </w:rPr>
            </w:pPr>
            <w:r w:rsidRPr="00AC52AB">
              <w:rPr>
                <w:rFonts w:eastAsia="Arial" w:cstheme="minorHAnsi"/>
                <w:sz w:val="24"/>
                <w:szCs w:val="24"/>
                <w:lang w:val="id"/>
              </w:rPr>
              <w:lastRenderedPageBreak/>
              <w:t>Konteks eksternal</w:t>
            </w:r>
          </w:p>
          <w:p w14:paraId="30B0AA6D" w14:textId="77777777" w:rsidR="00AC52AB" w:rsidRPr="00AC52AB" w:rsidRDefault="00AC52AB" w:rsidP="004971DD">
            <w:pPr>
              <w:pStyle w:val="ListParagraph"/>
              <w:spacing w:line="360" w:lineRule="auto"/>
              <w:ind w:left="739"/>
              <w:rPr>
                <w:rFonts w:eastAsia="Arial" w:cstheme="minorHAnsi"/>
                <w:sz w:val="24"/>
                <w:szCs w:val="24"/>
                <w:lang w:val="id"/>
              </w:rPr>
            </w:pPr>
            <w:r w:rsidRPr="00AC52AB">
              <w:rPr>
                <w:rFonts w:eastAsia="Arial" w:cstheme="minorHAnsi"/>
                <w:sz w:val="24"/>
                <w:szCs w:val="24"/>
                <w:lang w:val="id"/>
              </w:rPr>
              <w:t>Membangun pemahaman tentang pemangku kepentingan eksternal dan sejauh mana lingkungan eksternal ini akan berdampak pada kemampuan untuk mencapai tujuan perusahaan.</w:t>
            </w:r>
          </w:p>
          <w:p w14:paraId="0486F4E3" w14:textId="77777777" w:rsidR="00AC52AB" w:rsidRPr="00AC52AB" w:rsidRDefault="00AC52AB" w:rsidP="004971DD">
            <w:pPr>
              <w:pStyle w:val="ListParagraph"/>
              <w:spacing w:line="360" w:lineRule="auto"/>
              <w:ind w:left="739"/>
              <w:rPr>
                <w:rFonts w:eastAsia="Arial" w:cstheme="minorHAnsi"/>
                <w:sz w:val="24"/>
                <w:szCs w:val="24"/>
                <w:lang w:val="id"/>
              </w:rPr>
            </w:pPr>
            <w:r w:rsidRPr="00AC52AB">
              <w:rPr>
                <w:rFonts w:eastAsia="Arial" w:cstheme="minorHAnsi"/>
                <w:sz w:val="24"/>
                <w:szCs w:val="24"/>
                <w:lang w:val="id"/>
              </w:rPr>
              <w:t>Konteks eksternal dapat mencakup, tetapi tidak terbatas pada:</w:t>
            </w:r>
          </w:p>
          <w:p w14:paraId="486D6169" w14:textId="5A8A9D99" w:rsid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Budaya, Sosial, Politik, Legal, Regulasi, Finansial, Teknologi, Ekonomi, Lingkungan baik secara internasional, nasional, maupun lokal (wilayah)</w:t>
            </w:r>
            <w:r w:rsidRPr="00AC52AB">
              <w:rPr>
                <w:rFonts w:eastAsia="Arial" w:cstheme="minorHAnsi"/>
                <w:sz w:val="24"/>
                <w:szCs w:val="24"/>
                <w:lang w:val="id" w:eastAsia="en-ID"/>
              </w:rPr>
              <w:t>;</w:t>
            </w:r>
          </w:p>
          <w:p w14:paraId="12CCDBF7" w14:textId="77777777" w:rsidR="00AC52AB" w:rsidRPr="00AC52AB" w:rsidRDefault="00AC52AB" w:rsidP="004971DD">
            <w:pPr>
              <w:widowControl w:val="0"/>
              <w:pBdr>
                <w:top w:val="nil"/>
                <w:left w:val="nil"/>
                <w:bottom w:val="nil"/>
                <w:right w:val="nil"/>
                <w:between w:val="nil"/>
              </w:pBdr>
              <w:tabs>
                <w:tab w:val="left" w:pos="2127"/>
              </w:tabs>
              <w:spacing w:before="158" w:after="240" w:line="360" w:lineRule="auto"/>
              <w:ind w:right="96"/>
              <w:rPr>
                <w:rFonts w:eastAsia="Arial" w:cstheme="minorHAnsi"/>
                <w:sz w:val="24"/>
                <w:szCs w:val="24"/>
                <w:lang w:val="id" w:eastAsia="en-ID"/>
              </w:rPr>
            </w:pPr>
          </w:p>
          <w:p w14:paraId="273ED4C9" w14:textId="77777777" w:rsidR="00AC52AB" w:rsidRP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 xml:space="preserve">Faktor pendorong dan trend yang berdampak pada pencapaian tujuan </w:t>
            </w:r>
            <w:r w:rsidRPr="00AC52AB">
              <w:rPr>
                <w:rFonts w:eastAsia="Arial" w:cstheme="minorHAnsi"/>
                <w:sz w:val="24"/>
                <w:szCs w:val="24"/>
                <w:lang w:val="id" w:eastAsia="en-ID"/>
              </w:rPr>
              <w:t>perusahaan;</w:t>
            </w:r>
          </w:p>
          <w:p w14:paraId="3075DC1E" w14:textId="77777777" w:rsidR="00AC52AB" w:rsidRP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Hubungan dan nilai yang digunakan dengan pemangku kepentingan eksternal</w:t>
            </w:r>
            <w:r w:rsidRPr="00AC52AB">
              <w:rPr>
                <w:rFonts w:eastAsia="Arial" w:cstheme="minorHAnsi"/>
                <w:sz w:val="24"/>
                <w:szCs w:val="24"/>
                <w:lang w:val="id" w:eastAsia="en-ID"/>
              </w:rPr>
              <w:t>;</w:t>
            </w:r>
          </w:p>
          <w:p w14:paraId="348A2E1C" w14:textId="77777777" w:rsidR="00AC52AB" w:rsidRP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 xml:space="preserve">Perubahan peraturan/kebijakan dari </w:t>
            </w:r>
            <w:r w:rsidRPr="00AC52AB">
              <w:rPr>
                <w:rFonts w:eastAsia="Arial" w:cstheme="minorHAnsi"/>
                <w:color w:val="000000"/>
                <w:sz w:val="24"/>
                <w:szCs w:val="24"/>
                <w:lang w:val="en-US" w:eastAsia="en-ID"/>
              </w:rPr>
              <w:t>P</w:t>
            </w:r>
            <w:r w:rsidRPr="00AC52AB">
              <w:rPr>
                <w:rFonts w:eastAsia="Arial" w:cstheme="minorHAnsi"/>
                <w:color w:val="000000"/>
                <w:sz w:val="24"/>
                <w:szCs w:val="24"/>
                <w:lang w:val="id" w:eastAsia="en-ID"/>
              </w:rPr>
              <w:t>emerintah yang terkait dengan proses bisnis Perusahaan</w:t>
            </w:r>
            <w:r w:rsidRPr="00AC52AB">
              <w:rPr>
                <w:rFonts w:eastAsia="Arial" w:cstheme="minorHAnsi"/>
                <w:sz w:val="24"/>
                <w:szCs w:val="24"/>
                <w:lang w:val="id" w:eastAsia="en-ID"/>
              </w:rPr>
              <w:t>;</w:t>
            </w:r>
          </w:p>
          <w:p w14:paraId="3417BF64" w14:textId="77777777" w:rsidR="00AC52AB" w:rsidRP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Perkembangan teknologi</w:t>
            </w:r>
            <w:r w:rsidRPr="00AC52AB">
              <w:rPr>
                <w:rFonts w:eastAsia="Arial" w:cstheme="minorHAnsi"/>
                <w:sz w:val="24"/>
                <w:szCs w:val="24"/>
                <w:lang w:val="id" w:eastAsia="en-ID"/>
              </w:rPr>
              <w:t>;</w:t>
            </w:r>
          </w:p>
          <w:p w14:paraId="0E16234B" w14:textId="77777777" w:rsidR="00AC52AB" w:rsidRPr="00AC52AB"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Lingkungan, bencana alam atau kejadian kahar lainnya;</w:t>
            </w:r>
          </w:p>
          <w:p w14:paraId="164EFEB4" w14:textId="231440F9" w:rsidR="004971DD" w:rsidRDefault="00AC52AB" w:rsidP="004971DD">
            <w:pPr>
              <w:widowControl w:val="0"/>
              <w:numPr>
                <w:ilvl w:val="0"/>
                <w:numId w:val="12"/>
              </w:numPr>
              <w:pBdr>
                <w:top w:val="nil"/>
                <w:left w:val="nil"/>
                <w:bottom w:val="nil"/>
                <w:right w:val="nil"/>
                <w:between w:val="nil"/>
              </w:pBdr>
              <w:tabs>
                <w:tab w:val="left" w:pos="2127"/>
              </w:tabs>
              <w:spacing w:before="158" w:after="0" w:line="360" w:lineRule="auto"/>
              <w:ind w:left="1134" w:right="95" w:hanging="283"/>
              <w:rPr>
                <w:rFonts w:eastAsia="Arial" w:cstheme="minorHAnsi"/>
                <w:sz w:val="24"/>
                <w:szCs w:val="24"/>
                <w:lang w:val="id" w:eastAsia="en-ID"/>
              </w:rPr>
            </w:pPr>
            <w:r w:rsidRPr="00AC52AB">
              <w:rPr>
                <w:rFonts w:eastAsia="Arial" w:cstheme="minorHAnsi"/>
                <w:color w:val="000000"/>
                <w:sz w:val="24"/>
                <w:szCs w:val="24"/>
                <w:lang w:val="id" w:eastAsia="en-ID"/>
              </w:rPr>
              <w:t>Perubahan perilaku dan kebutuhan konsumen serta pergerakan pasar dari waktu ke waktu</w:t>
            </w:r>
            <w:r w:rsidRPr="00AC52AB">
              <w:rPr>
                <w:rFonts w:eastAsia="Arial" w:cstheme="minorHAnsi"/>
                <w:sz w:val="24"/>
                <w:szCs w:val="24"/>
                <w:lang w:val="id" w:eastAsia="en-ID"/>
              </w:rPr>
              <w:t>;</w:t>
            </w:r>
          </w:p>
          <w:p w14:paraId="3D1B395E" w14:textId="77777777" w:rsidR="004971DD" w:rsidRPr="004971DD" w:rsidRDefault="004971DD" w:rsidP="004971DD">
            <w:pPr>
              <w:widowControl w:val="0"/>
              <w:pBdr>
                <w:top w:val="nil"/>
                <w:left w:val="nil"/>
                <w:bottom w:val="nil"/>
                <w:right w:val="nil"/>
                <w:between w:val="nil"/>
              </w:pBdr>
              <w:tabs>
                <w:tab w:val="left" w:pos="2127"/>
              </w:tabs>
              <w:spacing w:before="158" w:after="0" w:line="360" w:lineRule="auto"/>
              <w:ind w:right="95"/>
              <w:rPr>
                <w:rFonts w:eastAsia="Arial" w:cstheme="minorHAnsi"/>
                <w:sz w:val="24"/>
                <w:szCs w:val="24"/>
                <w:lang w:val="id" w:eastAsia="en-ID"/>
              </w:rPr>
            </w:pPr>
          </w:p>
          <w:p w14:paraId="58AB763C" w14:textId="58B7BB2B" w:rsidR="00AC52AB" w:rsidRPr="004971DD" w:rsidRDefault="00AC52AB" w:rsidP="004971DD">
            <w:pPr>
              <w:widowControl w:val="0"/>
              <w:numPr>
                <w:ilvl w:val="0"/>
                <w:numId w:val="12"/>
              </w:numPr>
              <w:pBdr>
                <w:top w:val="nil"/>
                <w:left w:val="nil"/>
                <w:bottom w:val="nil"/>
                <w:right w:val="nil"/>
                <w:between w:val="nil"/>
              </w:pBdr>
              <w:tabs>
                <w:tab w:val="left" w:pos="2127"/>
              </w:tabs>
              <w:spacing w:before="0" w:after="0" w:line="360" w:lineRule="auto"/>
              <w:ind w:left="1135" w:right="96" w:hanging="284"/>
              <w:rPr>
                <w:rFonts w:eastAsia="Arial" w:cstheme="minorHAnsi"/>
                <w:sz w:val="24"/>
                <w:szCs w:val="24"/>
                <w:lang w:val="id" w:eastAsia="en-ID"/>
              </w:rPr>
            </w:pPr>
            <w:r w:rsidRPr="00AC52AB">
              <w:rPr>
                <w:rFonts w:eastAsia="Arial" w:cstheme="minorHAnsi"/>
                <w:color w:val="000000"/>
                <w:sz w:val="24"/>
                <w:szCs w:val="24"/>
                <w:lang w:val="id" w:eastAsia="en-ID"/>
              </w:rPr>
              <w:t xml:space="preserve">Kegagalan pihak ketiga dalam menyediakan layanan untuk menunjang operasional </w:t>
            </w:r>
            <w:r w:rsidRPr="00AC52AB">
              <w:rPr>
                <w:rFonts w:eastAsia="Arial" w:cstheme="minorHAnsi"/>
                <w:color w:val="000000"/>
                <w:sz w:val="24"/>
                <w:szCs w:val="24"/>
                <w:lang w:val="id" w:eastAsia="en-ID"/>
              </w:rPr>
              <w:lastRenderedPageBreak/>
              <w:t>Perusahaan.</w:t>
            </w:r>
          </w:p>
        </w:tc>
        <w:tc>
          <w:tcPr>
            <w:tcW w:w="236" w:type="dxa"/>
          </w:tcPr>
          <w:p w14:paraId="44E3B70E" w14:textId="77777777" w:rsidR="00AC52AB" w:rsidRPr="00AC52AB" w:rsidRDefault="00AC52AB" w:rsidP="00AC52AB">
            <w:pPr>
              <w:spacing w:before="0" w:after="0" w:line="360" w:lineRule="auto"/>
              <w:rPr>
                <w:rFonts w:cstheme="minorHAnsi"/>
                <w:sz w:val="24"/>
                <w:szCs w:val="24"/>
                <w:lang w:val="en-US"/>
              </w:rPr>
            </w:pPr>
          </w:p>
        </w:tc>
        <w:tc>
          <w:tcPr>
            <w:tcW w:w="4560" w:type="dxa"/>
          </w:tcPr>
          <w:p w14:paraId="50689379" w14:textId="52B51224" w:rsidR="00AC52AB" w:rsidRPr="00AC52AB" w:rsidRDefault="00AC52AB">
            <w:pPr>
              <w:pStyle w:val="ListParagraph"/>
              <w:numPr>
                <w:ilvl w:val="0"/>
                <w:numId w:val="119"/>
              </w:numPr>
              <w:spacing w:before="0" w:after="0" w:line="360" w:lineRule="auto"/>
              <w:ind w:left="617"/>
              <w:rPr>
                <w:rFonts w:cstheme="minorHAnsi"/>
                <w:i/>
                <w:sz w:val="24"/>
                <w:szCs w:val="24"/>
                <w:lang w:val="en-US"/>
              </w:rPr>
            </w:pPr>
            <w:r w:rsidRPr="00AC52AB">
              <w:rPr>
                <w:rFonts w:cstheme="minorHAnsi"/>
                <w:i/>
                <w:sz w:val="24"/>
                <w:szCs w:val="24"/>
                <w:lang w:val="en-US"/>
              </w:rPr>
              <w:t>External context</w:t>
            </w:r>
          </w:p>
          <w:p w14:paraId="56EE7095" w14:textId="16D043A8" w:rsidR="00AC52AB" w:rsidRDefault="00AC52AB" w:rsidP="004971DD">
            <w:pPr>
              <w:spacing w:before="0" w:after="0" w:line="360" w:lineRule="auto"/>
              <w:ind w:left="617"/>
              <w:rPr>
                <w:rFonts w:cstheme="minorHAnsi"/>
                <w:i/>
                <w:sz w:val="24"/>
                <w:szCs w:val="24"/>
                <w:lang w:val="en-US"/>
              </w:rPr>
            </w:pPr>
            <w:r w:rsidRPr="00AC52AB">
              <w:rPr>
                <w:rFonts w:cstheme="minorHAnsi"/>
                <w:i/>
                <w:sz w:val="24"/>
                <w:szCs w:val="24"/>
                <w:lang w:val="en-US"/>
              </w:rPr>
              <w:t>Build an understanding of external stakeholders and the extent to which this external environment will impact the ability to achieve corporate goals.</w:t>
            </w:r>
          </w:p>
          <w:p w14:paraId="4EC04A77" w14:textId="2C49DD02" w:rsidR="00AC52AB" w:rsidRDefault="00AC52AB" w:rsidP="004971DD">
            <w:pPr>
              <w:spacing w:before="0" w:after="0" w:line="360" w:lineRule="auto"/>
              <w:ind w:left="617"/>
              <w:rPr>
                <w:rFonts w:cstheme="minorHAnsi"/>
                <w:i/>
                <w:sz w:val="24"/>
                <w:szCs w:val="24"/>
                <w:lang w:val="en-US"/>
              </w:rPr>
            </w:pPr>
          </w:p>
          <w:p w14:paraId="28B06514" w14:textId="77777777" w:rsidR="00AC52AB" w:rsidRPr="00AC52AB" w:rsidRDefault="00AC52AB" w:rsidP="004971DD">
            <w:pPr>
              <w:spacing w:before="0" w:after="0" w:line="360" w:lineRule="auto"/>
              <w:ind w:left="617"/>
              <w:rPr>
                <w:rFonts w:cstheme="minorHAnsi"/>
                <w:i/>
                <w:sz w:val="24"/>
                <w:szCs w:val="24"/>
                <w:lang w:val="en-US"/>
              </w:rPr>
            </w:pPr>
          </w:p>
          <w:p w14:paraId="4E674A07" w14:textId="6B8FD50B" w:rsidR="00AC52AB" w:rsidRDefault="00AC52AB" w:rsidP="004971DD">
            <w:pPr>
              <w:spacing w:before="0" w:after="240" w:line="360" w:lineRule="auto"/>
              <w:ind w:left="618"/>
              <w:rPr>
                <w:rFonts w:cstheme="minorHAnsi"/>
                <w:i/>
                <w:sz w:val="24"/>
                <w:szCs w:val="24"/>
                <w:lang w:val="en-US"/>
              </w:rPr>
            </w:pPr>
            <w:r w:rsidRPr="00AC52AB">
              <w:rPr>
                <w:rFonts w:cstheme="minorHAnsi"/>
                <w:i/>
                <w:sz w:val="24"/>
                <w:szCs w:val="24"/>
                <w:lang w:val="en-US"/>
              </w:rPr>
              <w:t>External context may include, but is not limited to:</w:t>
            </w:r>
          </w:p>
          <w:p w14:paraId="32CCB923" w14:textId="7B7B1412" w:rsidR="004971DD" w:rsidRPr="004971DD" w:rsidRDefault="00AC52AB">
            <w:pPr>
              <w:pStyle w:val="ListParagraph"/>
              <w:numPr>
                <w:ilvl w:val="0"/>
                <w:numId w:val="120"/>
              </w:numPr>
              <w:spacing w:before="0" w:after="0" w:line="360" w:lineRule="auto"/>
              <w:ind w:left="1042" w:hanging="425"/>
              <w:rPr>
                <w:rFonts w:cstheme="minorHAnsi"/>
                <w:i/>
                <w:sz w:val="24"/>
                <w:szCs w:val="24"/>
                <w:lang w:val="en-US"/>
              </w:rPr>
            </w:pPr>
            <w:r w:rsidRPr="00AC52AB">
              <w:rPr>
                <w:rFonts w:cstheme="minorHAnsi"/>
                <w:i/>
                <w:sz w:val="24"/>
                <w:szCs w:val="24"/>
                <w:lang w:val="en-US"/>
              </w:rPr>
              <w:t xml:space="preserve">Cultural, Social, Political, Legal, Regulatory, Financial, Technological, Economic, Environmental both </w:t>
            </w:r>
            <w:r w:rsidRPr="00AC52AB">
              <w:rPr>
                <w:rFonts w:cstheme="minorHAnsi"/>
                <w:i/>
                <w:sz w:val="24"/>
                <w:szCs w:val="24"/>
                <w:lang w:val="en-US"/>
              </w:rPr>
              <w:lastRenderedPageBreak/>
              <w:t>internationally, nationally and locally (region);</w:t>
            </w:r>
          </w:p>
          <w:p w14:paraId="6AE451A9" w14:textId="77777777" w:rsidR="00AC52AB" w:rsidRDefault="00AC52AB">
            <w:pPr>
              <w:pStyle w:val="ListParagraph"/>
              <w:numPr>
                <w:ilvl w:val="0"/>
                <w:numId w:val="120"/>
              </w:numPr>
              <w:spacing w:before="0" w:after="120" w:line="360" w:lineRule="auto"/>
              <w:ind w:left="1043" w:hanging="425"/>
              <w:contextualSpacing w:val="0"/>
              <w:rPr>
                <w:rFonts w:cstheme="minorHAnsi"/>
                <w:i/>
                <w:sz w:val="24"/>
                <w:szCs w:val="24"/>
                <w:lang w:val="en-US"/>
              </w:rPr>
            </w:pPr>
            <w:r w:rsidRPr="00AC52AB">
              <w:rPr>
                <w:rFonts w:cstheme="minorHAnsi"/>
                <w:i/>
                <w:sz w:val="24"/>
                <w:szCs w:val="24"/>
                <w:lang w:val="en-US"/>
              </w:rPr>
              <w:t>Driving factors and trends that have an impact on the achievement of company goals;</w:t>
            </w:r>
          </w:p>
          <w:p w14:paraId="6709A1D8" w14:textId="7792D3F3" w:rsidR="00AC52AB" w:rsidRDefault="00AC52AB">
            <w:pPr>
              <w:pStyle w:val="ListParagraph"/>
              <w:numPr>
                <w:ilvl w:val="0"/>
                <w:numId w:val="120"/>
              </w:numPr>
              <w:spacing w:before="0" w:after="0" w:line="360" w:lineRule="auto"/>
              <w:ind w:left="1042" w:hanging="425"/>
              <w:rPr>
                <w:rFonts w:cstheme="minorHAnsi"/>
                <w:i/>
                <w:sz w:val="24"/>
                <w:szCs w:val="24"/>
                <w:lang w:val="en-US"/>
              </w:rPr>
            </w:pPr>
            <w:r w:rsidRPr="00AC52AB">
              <w:rPr>
                <w:rFonts w:cstheme="minorHAnsi"/>
                <w:i/>
                <w:sz w:val="24"/>
                <w:szCs w:val="24"/>
                <w:lang w:val="en-US"/>
              </w:rPr>
              <w:t>Relationships and values shared with external stakeholders;</w:t>
            </w:r>
          </w:p>
          <w:p w14:paraId="56DA147A" w14:textId="77777777" w:rsidR="00AC52AB" w:rsidRDefault="00AC52AB" w:rsidP="004971DD">
            <w:pPr>
              <w:pStyle w:val="ListParagraph"/>
              <w:spacing w:before="0" w:after="120" w:line="360" w:lineRule="auto"/>
              <w:ind w:left="1043"/>
              <w:contextualSpacing w:val="0"/>
              <w:rPr>
                <w:rFonts w:cstheme="minorHAnsi"/>
                <w:i/>
                <w:sz w:val="24"/>
                <w:szCs w:val="24"/>
                <w:lang w:val="en-US"/>
              </w:rPr>
            </w:pPr>
          </w:p>
          <w:p w14:paraId="19EC96FA" w14:textId="47209897" w:rsidR="004971DD" w:rsidRPr="004971DD" w:rsidRDefault="00AC52AB">
            <w:pPr>
              <w:pStyle w:val="ListParagraph"/>
              <w:numPr>
                <w:ilvl w:val="0"/>
                <w:numId w:val="120"/>
              </w:numPr>
              <w:spacing w:before="0" w:after="120" w:line="360" w:lineRule="auto"/>
              <w:ind w:left="1043" w:hanging="425"/>
              <w:contextualSpacing w:val="0"/>
              <w:rPr>
                <w:rFonts w:cstheme="minorHAnsi"/>
                <w:i/>
                <w:sz w:val="24"/>
                <w:szCs w:val="24"/>
                <w:lang w:val="en-US"/>
              </w:rPr>
            </w:pPr>
            <w:r w:rsidRPr="00AC52AB">
              <w:rPr>
                <w:rFonts w:cstheme="minorHAnsi"/>
                <w:i/>
                <w:sz w:val="24"/>
                <w:szCs w:val="24"/>
                <w:lang w:val="en-US"/>
              </w:rPr>
              <w:t>Changes in regulations/policies from the Government related to the Company's business processes;</w:t>
            </w:r>
          </w:p>
          <w:p w14:paraId="0973FA94" w14:textId="77777777" w:rsidR="004971DD" w:rsidRDefault="00AC52AB">
            <w:pPr>
              <w:pStyle w:val="ListParagraph"/>
              <w:numPr>
                <w:ilvl w:val="0"/>
                <w:numId w:val="120"/>
              </w:numPr>
              <w:spacing w:before="0" w:after="240" w:line="360" w:lineRule="auto"/>
              <w:ind w:left="1043" w:hanging="425"/>
              <w:contextualSpacing w:val="0"/>
              <w:rPr>
                <w:rFonts w:cstheme="minorHAnsi"/>
                <w:i/>
                <w:sz w:val="24"/>
                <w:szCs w:val="24"/>
                <w:lang w:val="en-US"/>
              </w:rPr>
            </w:pPr>
            <w:r w:rsidRPr="004971DD">
              <w:rPr>
                <w:rFonts w:cstheme="minorHAnsi"/>
                <w:i/>
                <w:sz w:val="24"/>
                <w:szCs w:val="24"/>
                <w:lang w:val="en-US"/>
              </w:rPr>
              <w:t>Technological developments;</w:t>
            </w:r>
          </w:p>
          <w:p w14:paraId="6DDAE2AC" w14:textId="77777777" w:rsidR="004971DD" w:rsidRDefault="00AC52AB">
            <w:pPr>
              <w:pStyle w:val="ListParagraph"/>
              <w:numPr>
                <w:ilvl w:val="0"/>
                <w:numId w:val="120"/>
              </w:numPr>
              <w:spacing w:before="0" w:after="120" w:line="360" w:lineRule="auto"/>
              <w:ind w:left="1043" w:hanging="425"/>
              <w:contextualSpacing w:val="0"/>
              <w:rPr>
                <w:rFonts w:cstheme="minorHAnsi"/>
                <w:i/>
                <w:sz w:val="24"/>
                <w:szCs w:val="24"/>
                <w:lang w:val="en-US"/>
              </w:rPr>
            </w:pPr>
            <w:r w:rsidRPr="004971DD">
              <w:rPr>
                <w:rFonts w:cstheme="minorHAnsi"/>
                <w:i/>
                <w:sz w:val="24"/>
                <w:szCs w:val="24"/>
                <w:lang w:val="en-US"/>
              </w:rPr>
              <w:t>Environmental, natural disasters or other force majeure events;</w:t>
            </w:r>
          </w:p>
          <w:p w14:paraId="7F7301D3" w14:textId="4866105B" w:rsidR="004971DD" w:rsidRDefault="00AC52AB">
            <w:pPr>
              <w:pStyle w:val="ListParagraph"/>
              <w:numPr>
                <w:ilvl w:val="0"/>
                <w:numId w:val="120"/>
              </w:numPr>
              <w:spacing w:before="0" w:after="0" w:line="360" w:lineRule="auto"/>
              <w:ind w:left="1042" w:hanging="425"/>
              <w:rPr>
                <w:rFonts w:cstheme="minorHAnsi"/>
                <w:i/>
                <w:sz w:val="24"/>
                <w:szCs w:val="24"/>
                <w:lang w:val="en-US"/>
              </w:rPr>
            </w:pPr>
            <w:r w:rsidRPr="004971DD">
              <w:rPr>
                <w:rFonts w:cstheme="minorHAnsi"/>
                <w:i/>
                <w:sz w:val="24"/>
                <w:szCs w:val="24"/>
                <w:lang w:val="en-US"/>
              </w:rPr>
              <w:t>Changes in consumer behavior and needs as well as market movements from time to time;</w:t>
            </w:r>
          </w:p>
          <w:p w14:paraId="0E8E5212" w14:textId="77777777" w:rsidR="004971DD" w:rsidRDefault="004971DD" w:rsidP="004971DD">
            <w:pPr>
              <w:pStyle w:val="ListParagraph"/>
              <w:spacing w:before="0" w:after="240" w:line="360" w:lineRule="auto"/>
              <w:ind w:left="1043"/>
              <w:contextualSpacing w:val="0"/>
              <w:rPr>
                <w:rFonts w:cstheme="minorHAnsi"/>
                <w:i/>
                <w:sz w:val="24"/>
                <w:szCs w:val="24"/>
                <w:lang w:val="en-US"/>
              </w:rPr>
            </w:pPr>
          </w:p>
          <w:p w14:paraId="6EF26F6C" w14:textId="6FD953DC" w:rsidR="00AC52AB" w:rsidRPr="004971DD" w:rsidRDefault="00AC52AB">
            <w:pPr>
              <w:pStyle w:val="ListParagraph"/>
              <w:numPr>
                <w:ilvl w:val="0"/>
                <w:numId w:val="120"/>
              </w:numPr>
              <w:spacing w:before="0" w:after="0" w:line="360" w:lineRule="auto"/>
              <w:ind w:left="1042" w:hanging="425"/>
              <w:rPr>
                <w:rFonts w:cstheme="minorHAnsi"/>
                <w:i/>
                <w:sz w:val="24"/>
                <w:szCs w:val="24"/>
                <w:lang w:val="en-US"/>
              </w:rPr>
            </w:pPr>
            <w:r w:rsidRPr="004971DD">
              <w:rPr>
                <w:rFonts w:cstheme="minorHAnsi"/>
                <w:i/>
                <w:sz w:val="24"/>
                <w:szCs w:val="24"/>
                <w:lang w:val="en-US"/>
              </w:rPr>
              <w:t>Failure of third parties to provide services to support the Company's operations.</w:t>
            </w:r>
          </w:p>
        </w:tc>
      </w:tr>
    </w:tbl>
    <w:p w14:paraId="3C2155B4" w14:textId="77777777" w:rsidR="00AC52AB" w:rsidRPr="004971DD" w:rsidRDefault="00AC52AB" w:rsidP="004971DD">
      <w:pPr>
        <w:widowControl w:val="0"/>
        <w:pBdr>
          <w:top w:val="nil"/>
          <w:left w:val="nil"/>
          <w:bottom w:val="nil"/>
          <w:right w:val="nil"/>
          <w:between w:val="nil"/>
        </w:pBdr>
        <w:tabs>
          <w:tab w:val="left" w:pos="2127"/>
        </w:tabs>
        <w:spacing w:before="158" w:after="0" w:line="276" w:lineRule="auto"/>
        <w:ind w:right="95"/>
        <w:jc w:val="left"/>
        <w:rPr>
          <w:rFonts w:eastAsia="Arial" w:cstheme="minorHAnsi"/>
          <w:sz w:val="2"/>
          <w:szCs w:val="2"/>
          <w:lang w:val="id" w:eastAsia="en-ID"/>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AC52AB" w:rsidRPr="007B6EA1" w14:paraId="24AF1161" w14:textId="77777777" w:rsidTr="004971DD">
        <w:tc>
          <w:tcPr>
            <w:tcW w:w="4560" w:type="dxa"/>
          </w:tcPr>
          <w:p w14:paraId="306D7F13" w14:textId="77777777" w:rsidR="004971DD" w:rsidRPr="00781421" w:rsidRDefault="004971DD" w:rsidP="004971DD">
            <w:pPr>
              <w:pStyle w:val="ListParagraph"/>
              <w:numPr>
                <w:ilvl w:val="2"/>
                <w:numId w:val="9"/>
              </w:numPr>
              <w:spacing w:line="360" w:lineRule="auto"/>
              <w:ind w:left="739" w:hanging="284"/>
              <w:rPr>
                <w:rFonts w:eastAsia="Arial" w:cstheme="minorHAnsi"/>
                <w:sz w:val="24"/>
                <w:szCs w:val="24"/>
                <w:lang w:val="id"/>
              </w:rPr>
            </w:pPr>
            <w:r w:rsidRPr="00781421">
              <w:rPr>
                <w:rFonts w:eastAsia="Arial" w:cstheme="minorHAnsi"/>
                <w:sz w:val="24"/>
                <w:szCs w:val="24"/>
                <w:lang w:val="id"/>
              </w:rPr>
              <w:t>Konteks internal</w:t>
            </w:r>
          </w:p>
          <w:p w14:paraId="73B0B97E" w14:textId="31008FE8" w:rsidR="004971DD" w:rsidRPr="00781421" w:rsidRDefault="004971DD" w:rsidP="004971DD">
            <w:pPr>
              <w:pStyle w:val="ListParagraph"/>
              <w:spacing w:line="360" w:lineRule="auto"/>
              <w:ind w:left="739"/>
              <w:rPr>
                <w:rFonts w:eastAsia="Arial" w:cstheme="minorHAnsi"/>
                <w:sz w:val="24"/>
                <w:szCs w:val="24"/>
                <w:lang w:val="id"/>
              </w:rPr>
            </w:pPr>
            <w:r w:rsidRPr="00781421">
              <w:rPr>
                <w:rFonts w:eastAsia="Arial" w:cstheme="minorHAnsi"/>
                <w:sz w:val="24"/>
                <w:szCs w:val="24"/>
                <w:lang w:val="id"/>
              </w:rPr>
              <w:t xml:space="preserve">Membangun pemahaman tentang faktor dan elemen internal organisasi </w:t>
            </w:r>
            <w:r w:rsidR="00AF150D">
              <w:rPr>
                <w:rFonts w:eastAsia="Arial" w:cstheme="minorHAnsi"/>
                <w:sz w:val="24"/>
                <w:szCs w:val="24"/>
                <w:lang w:val="id"/>
              </w:rPr>
              <w:t>DMB</w:t>
            </w:r>
            <w:r w:rsidRPr="00781421">
              <w:rPr>
                <w:rFonts w:eastAsia="Arial" w:cstheme="minorHAnsi"/>
                <w:sz w:val="24"/>
                <w:szCs w:val="24"/>
                <w:lang w:val="id"/>
              </w:rPr>
              <w:t xml:space="preserve"> dan sejauh mana lingkungan internal termasuk cara interaksi antara faktor dan elemen internal akan berdampak pada kemampuan untuk mencapai tujuan perusahaan.</w:t>
            </w:r>
          </w:p>
          <w:p w14:paraId="5DC8FC73" w14:textId="1A6EDC56" w:rsidR="004971DD" w:rsidRDefault="004971DD" w:rsidP="004971DD">
            <w:pPr>
              <w:pStyle w:val="ListParagraph"/>
              <w:spacing w:line="360" w:lineRule="auto"/>
              <w:ind w:left="739"/>
              <w:rPr>
                <w:rFonts w:eastAsia="Arial" w:cstheme="minorHAnsi"/>
                <w:sz w:val="24"/>
                <w:szCs w:val="24"/>
                <w:lang w:val="id"/>
              </w:rPr>
            </w:pPr>
            <w:r w:rsidRPr="00781421">
              <w:rPr>
                <w:rFonts w:eastAsia="Arial" w:cstheme="minorHAnsi"/>
                <w:sz w:val="24"/>
                <w:szCs w:val="24"/>
                <w:lang w:val="id"/>
              </w:rPr>
              <w:t>Konteks eksternal dapat mencakup, tetapi tidak terbatas pada:</w:t>
            </w:r>
          </w:p>
          <w:p w14:paraId="2A0793BA" w14:textId="77777777" w:rsidR="007336BC" w:rsidRPr="00781421" w:rsidRDefault="007336BC" w:rsidP="004971DD">
            <w:pPr>
              <w:pStyle w:val="ListParagraph"/>
              <w:spacing w:line="360" w:lineRule="auto"/>
              <w:ind w:left="739"/>
              <w:rPr>
                <w:rFonts w:eastAsia="Arial" w:cstheme="minorHAnsi"/>
                <w:sz w:val="24"/>
                <w:szCs w:val="24"/>
                <w:lang w:val="id"/>
              </w:rPr>
            </w:pPr>
          </w:p>
          <w:p w14:paraId="0289B45A" w14:textId="58E52A6E" w:rsidR="004971DD"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Tata kelola, struktur organisasi, peran dan akuntabilitas, maupun tugas dan tanggung jawab;</w:t>
            </w:r>
          </w:p>
          <w:p w14:paraId="6A99A5CF" w14:textId="77777777" w:rsidR="007336BC" w:rsidRPr="00781421" w:rsidRDefault="007336BC" w:rsidP="007336BC">
            <w:pPr>
              <w:pStyle w:val="ListParagraph"/>
              <w:spacing w:line="360" w:lineRule="auto"/>
              <w:ind w:left="1022"/>
              <w:rPr>
                <w:rFonts w:eastAsia="Arial" w:cstheme="minorHAnsi"/>
                <w:sz w:val="24"/>
                <w:szCs w:val="24"/>
                <w:lang w:val="id"/>
              </w:rPr>
            </w:pPr>
          </w:p>
          <w:p w14:paraId="77D89BBC"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Kebijakan, tujuan, dan strategi yang ada untuk mencapainya;</w:t>
            </w:r>
          </w:p>
          <w:p w14:paraId="4BDB8099"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Kemampuan sumber daya dan pengetahuan (misalnya modal, waktu, orang, proses, sistem, dan teknologi);</w:t>
            </w:r>
          </w:p>
          <w:p w14:paraId="3EE13D62"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 xml:space="preserve">Sistem informasi, alur informasi dan proses pengambilan </w:t>
            </w:r>
            <w:r w:rsidRPr="00781421">
              <w:rPr>
                <w:rFonts w:eastAsia="Arial" w:cstheme="minorHAnsi"/>
                <w:sz w:val="24"/>
                <w:szCs w:val="24"/>
                <w:lang w:val="id"/>
              </w:rPr>
              <w:lastRenderedPageBreak/>
              <w:t>keputusan (baik formal maupun informal);</w:t>
            </w:r>
          </w:p>
          <w:p w14:paraId="61FC9D3C"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Hubungan dengan, dan persepsi serta nilai-nilai pemangku kepentingan Internal;</w:t>
            </w:r>
          </w:p>
          <w:p w14:paraId="3328EF53"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Budaya organisasi;</w:t>
            </w:r>
          </w:p>
          <w:p w14:paraId="4472058A"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Standar, Panduan dan Kerangka Kerja yang digunakan oleh Perusahaan;</w:t>
            </w:r>
          </w:p>
          <w:p w14:paraId="654B566C" w14:textId="77777777" w:rsidR="004971DD" w:rsidRPr="00781421"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Hubungan yang bersifat kontrak;</w:t>
            </w:r>
          </w:p>
          <w:p w14:paraId="5CAB0806" w14:textId="32745D9D" w:rsidR="00AC52AB" w:rsidRPr="004971DD" w:rsidRDefault="004971DD" w:rsidP="004971DD">
            <w:pPr>
              <w:pStyle w:val="ListParagraph"/>
              <w:numPr>
                <w:ilvl w:val="3"/>
                <w:numId w:val="13"/>
              </w:numPr>
              <w:spacing w:line="360" w:lineRule="auto"/>
              <w:ind w:left="1022" w:hanging="283"/>
              <w:rPr>
                <w:rFonts w:eastAsia="Arial" w:cstheme="minorHAnsi"/>
                <w:sz w:val="24"/>
                <w:szCs w:val="24"/>
                <w:lang w:val="id"/>
              </w:rPr>
            </w:pPr>
            <w:r w:rsidRPr="00781421">
              <w:rPr>
                <w:rFonts w:eastAsia="Arial" w:cstheme="minorHAnsi"/>
                <w:sz w:val="24"/>
                <w:szCs w:val="24"/>
                <w:lang w:val="id"/>
              </w:rPr>
              <w:t xml:space="preserve">Penggunaan layanan penunjang dari pihak ketiga seperti penyedia </w:t>
            </w:r>
            <w:r w:rsidRPr="00781421">
              <w:rPr>
                <w:rFonts w:eastAsia="Arial" w:cstheme="minorHAnsi"/>
                <w:i/>
                <w:sz w:val="24"/>
                <w:szCs w:val="24"/>
                <w:lang w:val="id"/>
              </w:rPr>
              <w:t>IT infrastructure</w:t>
            </w:r>
            <w:r w:rsidRPr="00781421">
              <w:rPr>
                <w:rFonts w:eastAsia="Arial" w:cstheme="minorHAnsi"/>
                <w:sz w:val="24"/>
                <w:szCs w:val="24"/>
                <w:lang w:val="id"/>
              </w:rPr>
              <w:t xml:space="preserve">, operasional </w:t>
            </w:r>
            <w:r w:rsidRPr="00781421">
              <w:rPr>
                <w:rFonts w:eastAsia="Arial" w:cstheme="minorHAnsi"/>
                <w:i/>
                <w:sz w:val="24"/>
                <w:szCs w:val="24"/>
                <w:lang w:val="id"/>
              </w:rPr>
              <w:t>agent</w:t>
            </w:r>
            <w:r w:rsidRPr="00781421">
              <w:rPr>
                <w:rFonts w:eastAsia="Arial" w:cstheme="minorHAnsi"/>
                <w:sz w:val="24"/>
                <w:szCs w:val="24"/>
                <w:lang w:val="id"/>
              </w:rPr>
              <w:t>, maupun layanan penunjang lainnya.</w:t>
            </w:r>
          </w:p>
        </w:tc>
        <w:tc>
          <w:tcPr>
            <w:tcW w:w="236" w:type="dxa"/>
          </w:tcPr>
          <w:p w14:paraId="285FA433" w14:textId="77777777" w:rsidR="00AC52AB" w:rsidRPr="007B6EA1" w:rsidRDefault="00AC52AB">
            <w:pPr>
              <w:spacing w:before="0" w:after="0" w:line="360" w:lineRule="auto"/>
              <w:rPr>
                <w:rFonts w:cstheme="minorHAnsi"/>
                <w:sz w:val="24"/>
                <w:szCs w:val="24"/>
                <w:lang w:val="en-US"/>
              </w:rPr>
            </w:pPr>
          </w:p>
        </w:tc>
        <w:tc>
          <w:tcPr>
            <w:tcW w:w="4560" w:type="dxa"/>
          </w:tcPr>
          <w:p w14:paraId="0A2A78AB" w14:textId="4002738A" w:rsidR="004971DD" w:rsidRPr="004971DD" w:rsidRDefault="004971DD">
            <w:pPr>
              <w:pStyle w:val="ListParagraph"/>
              <w:numPr>
                <w:ilvl w:val="0"/>
                <w:numId w:val="121"/>
              </w:numPr>
              <w:spacing w:before="0" w:after="0" w:line="360" w:lineRule="auto"/>
              <w:ind w:left="617"/>
              <w:rPr>
                <w:rFonts w:cstheme="minorHAnsi"/>
                <w:i/>
                <w:sz w:val="24"/>
                <w:szCs w:val="24"/>
                <w:lang w:val="en-US"/>
              </w:rPr>
            </w:pPr>
            <w:r w:rsidRPr="004971DD">
              <w:rPr>
                <w:rFonts w:cstheme="minorHAnsi"/>
                <w:i/>
                <w:sz w:val="24"/>
                <w:szCs w:val="24"/>
                <w:lang w:val="en-US"/>
              </w:rPr>
              <w:t>Internal context</w:t>
            </w:r>
          </w:p>
          <w:p w14:paraId="1A63EA2D" w14:textId="1DB8E7C2" w:rsidR="004971DD" w:rsidRPr="004971DD" w:rsidRDefault="004971DD" w:rsidP="004971DD">
            <w:pPr>
              <w:spacing w:before="0" w:after="0" w:line="360" w:lineRule="auto"/>
              <w:ind w:left="617"/>
              <w:rPr>
                <w:rFonts w:cstheme="minorHAnsi"/>
                <w:i/>
                <w:sz w:val="24"/>
                <w:szCs w:val="24"/>
                <w:lang w:val="en-US"/>
              </w:rPr>
            </w:pPr>
            <w:r w:rsidRPr="004971DD">
              <w:rPr>
                <w:rFonts w:cstheme="minorHAnsi"/>
                <w:i/>
                <w:sz w:val="24"/>
                <w:szCs w:val="24"/>
                <w:lang w:val="en-US"/>
              </w:rPr>
              <w:t xml:space="preserve">Build an understanding of the internal factors and elements of the </w:t>
            </w:r>
            <w:r w:rsidR="00AF150D">
              <w:rPr>
                <w:rFonts w:cstheme="minorHAnsi"/>
                <w:i/>
                <w:sz w:val="24"/>
                <w:szCs w:val="24"/>
                <w:lang w:val="en-US"/>
              </w:rPr>
              <w:t>DMB</w:t>
            </w:r>
            <w:r w:rsidRPr="004971DD">
              <w:rPr>
                <w:rFonts w:cstheme="minorHAnsi"/>
                <w:i/>
                <w:sz w:val="24"/>
                <w:szCs w:val="24"/>
                <w:lang w:val="en-US"/>
              </w:rPr>
              <w:t xml:space="preserve"> organization and the extent to which the internal environment including the way of interaction between internal factors and elements will have an impact on the ability to achieve company goals.</w:t>
            </w:r>
          </w:p>
          <w:p w14:paraId="45C9E8EA" w14:textId="77777777" w:rsidR="00AC52AB" w:rsidRDefault="004971DD" w:rsidP="004971DD">
            <w:pPr>
              <w:spacing w:before="0" w:after="0" w:line="360" w:lineRule="auto"/>
              <w:ind w:left="617"/>
              <w:rPr>
                <w:rFonts w:cstheme="minorHAnsi"/>
                <w:i/>
                <w:sz w:val="24"/>
                <w:szCs w:val="24"/>
                <w:lang w:val="en-US"/>
              </w:rPr>
            </w:pPr>
            <w:r w:rsidRPr="004971DD">
              <w:rPr>
                <w:rFonts w:cstheme="minorHAnsi"/>
                <w:i/>
                <w:sz w:val="24"/>
                <w:szCs w:val="24"/>
                <w:lang w:val="en-US"/>
              </w:rPr>
              <w:t>External context may include, but is not limited to:</w:t>
            </w:r>
          </w:p>
          <w:p w14:paraId="03494DBF"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Governance, organizational structure, roles and accountabilities, as well as duties and responsibilities;</w:t>
            </w:r>
          </w:p>
          <w:p w14:paraId="40F414B3"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Policies, objectives and strategies in place to achieve them;</w:t>
            </w:r>
          </w:p>
          <w:p w14:paraId="2A082A2F"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Capability of resources and knowledge (eg capital, time, people, processes, systems, and technology);</w:t>
            </w:r>
          </w:p>
          <w:p w14:paraId="50EE3D32"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 xml:space="preserve">Information systems, information flows and decision-making </w:t>
            </w:r>
            <w:r w:rsidRPr="007336BC">
              <w:rPr>
                <w:rFonts w:cstheme="minorHAnsi"/>
                <w:i/>
                <w:sz w:val="24"/>
                <w:szCs w:val="24"/>
                <w:lang w:val="en-US"/>
              </w:rPr>
              <w:lastRenderedPageBreak/>
              <w:t>processes (both formal and informal);</w:t>
            </w:r>
          </w:p>
          <w:p w14:paraId="0B5C1C3E"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Relationships with, and perceptions and values of Internal stakeholders;</w:t>
            </w:r>
          </w:p>
          <w:p w14:paraId="17F99031"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Organizational culture;</w:t>
            </w:r>
          </w:p>
          <w:p w14:paraId="2C303BEB"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Standards, Guidelines and Frameworks used by the Company;</w:t>
            </w:r>
          </w:p>
          <w:p w14:paraId="134AB527" w14:textId="77777777" w:rsid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Contractual relationship;</w:t>
            </w:r>
          </w:p>
          <w:p w14:paraId="782B0015" w14:textId="1E8C9C09" w:rsidR="007336BC" w:rsidRPr="007336BC" w:rsidRDefault="007336BC">
            <w:pPr>
              <w:pStyle w:val="ListParagraph"/>
              <w:numPr>
                <w:ilvl w:val="0"/>
                <w:numId w:val="122"/>
              </w:numPr>
              <w:spacing w:before="0" w:after="0" w:line="360" w:lineRule="auto"/>
              <w:ind w:left="1042" w:hanging="425"/>
              <w:rPr>
                <w:rFonts w:cstheme="minorHAnsi"/>
                <w:i/>
                <w:sz w:val="24"/>
                <w:szCs w:val="24"/>
                <w:lang w:val="en-US"/>
              </w:rPr>
            </w:pPr>
            <w:r w:rsidRPr="007336BC">
              <w:rPr>
                <w:rFonts w:cstheme="minorHAnsi"/>
                <w:i/>
                <w:sz w:val="24"/>
                <w:szCs w:val="24"/>
                <w:lang w:val="en-US"/>
              </w:rPr>
              <w:t>Use of supporting services from third parties such as IT infrastructure providers, operational agents, and other supporting services.</w:t>
            </w:r>
          </w:p>
        </w:tc>
      </w:tr>
    </w:tbl>
    <w:p w14:paraId="358AC263" w14:textId="77777777" w:rsidR="00AC52AB" w:rsidRPr="004971DD" w:rsidRDefault="00AC52AB" w:rsidP="004971DD">
      <w:pPr>
        <w:spacing w:line="360" w:lineRule="auto"/>
        <w:rPr>
          <w:rFonts w:eastAsia="Arial" w:cstheme="minorHAnsi"/>
          <w:sz w:val="2"/>
          <w:szCs w:val="2"/>
          <w:lang w:val="id"/>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AC52AB" w:rsidRPr="007B6EA1" w14:paraId="27A4C83D" w14:textId="77777777">
        <w:tc>
          <w:tcPr>
            <w:tcW w:w="4560" w:type="dxa"/>
          </w:tcPr>
          <w:p w14:paraId="5E822B7B" w14:textId="77777777" w:rsidR="007336BC" w:rsidRPr="00781421" w:rsidRDefault="007336BC" w:rsidP="007336BC">
            <w:pPr>
              <w:pStyle w:val="ListParagraph"/>
              <w:numPr>
                <w:ilvl w:val="2"/>
                <w:numId w:val="9"/>
              </w:numPr>
              <w:spacing w:line="360" w:lineRule="auto"/>
              <w:ind w:left="739" w:hanging="284"/>
              <w:rPr>
                <w:rFonts w:eastAsia="Arial" w:cstheme="minorHAnsi"/>
                <w:sz w:val="24"/>
                <w:szCs w:val="24"/>
                <w:lang w:val="en-GB"/>
              </w:rPr>
            </w:pPr>
            <w:r w:rsidRPr="00781421">
              <w:rPr>
                <w:rFonts w:eastAsia="Arial" w:cstheme="minorHAnsi"/>
                <w:sz w:val="24"/>
                <w:szCs w:val="24"/>
                <w:lang w:val="id"/>
              </w:rPr>
              <w:t>Penentuan kriteria risiko</w:t>
            </w:r>
          </w:p>
          <w:p w14:paraId="42CAFC47" w14:textId="77777777" w:rsidR="007336BC" w:rsidRPr="00781421" w:rsidRDefault="007336BC" w:rsidP="007336BC">
            <w:pPr>
              <w:pStyle w:val="ListParagraph"/>
              <w:spacing w:line="360" w:lineRule="auto"/>
              <w:ind w:left="739"/>
              <w:rPr>
                <w:rFonts w:eastAsia="Arial" w:cstheme="minorHAnsi"/>
                <w:sz w:val="24"/>
                <w:szCs w:val="24"/>
                <w:lang w:val="en-GB"/>
              </w:rPr>
            </w:pPr>
            <w:r w:rsidRPr="00781421">
              <w:rPr>
                <w:rFonts w:eastAsia="Arial" w:cstheme="minorHAnsi"/>
                <w:sz w:val="24"/>
                <w:szCs w:val="24"/>
                <w:lang w:val="en-GB"/>
              </w:rPr>
              <w:t xml:space="preserve">Perusahaan harus menetapkan kriteria yang akan digunakan untuk mengevaluasi signifikansi risiko. Kriteria tersebut harus mencerminkan nilai, tujuan dan sumber daya Perusahaan. Beberapa kriteria dapat diterapkan berdasarkan ataupun merupakan </w:t>
            </w:r>
            <w:r w:rsidRPr="00781421">
              <w:rPr>
                <w:rFonts w:eastAsia="Arial" w:cstheme="minorHAnsi"/>
                <w:sz w:val="24"/>
                <w:szCs w:val="24"/>
                <w:lang w:val="en-GB"/>
              </w:rPr>
              <w:lastRenderedPageBreak/>
              <w:t>turunan persyaratan hukum dan peraturan yang diikuti oleh Perusahaan. Kriteria risiko harus konsisten dengan kebijakan manajemen risiko Perusahaan, ditetapkan pada awal setiap proses manajemen risiko dan terus ditinjau.</w:t>
            </w:r>
          </w:p>
          <w:p w14:paraId="003D0D88" w14:textId="77777777" w:rsidR="007336BC" w:rsidRPr="00781421" w:rsidRDefault="007336BC" w:rsidP="007336BC">
            <w:pPr>
              <w:pStyle w:val="ListParagraph"/>
              <w:spacing w:line="360" w:lineRule="auto"/>
              <w:ind w:left="739"/>
              <w:rPr>
                <w:rFonts w:eastAsia="Arial" w:cstheme="minorHAnsi"/>
                <w:sz w:val="24"/>
                <w:szCs w:val="24"/>
                <w:lang w:val="en-GB"/>
              </w:rPr>
            </w:pPr>
            <w:r w:rsidRPr="00781421">
              <w:rPr>
                <w:rFonts w:eastAsia="Arial" w:cstheme="minorHAnsi"/>
                <w:sz w:val="24"/>
                <w:szCs w:val="24"/>
                <w:lang w:val="en-GB"/>
              </w:rPr>
              <w:t>Kriteria dapat didasarkan pada sumber-sumber seperti:</w:t>
            </w:r>
          </w:p>
          <w:p w14:paraId="413CD6CC" w14:textId="77777777" w:rsidR="007336BC" w:rsidRPr="00781421"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Risiko eksposur pada aset informasi atau fasilitas pengolahan informasi;</w:t>
            </w:r>
          </w:p>
          <w:p w14:paraId="56093962" w14:textId="487B1987" w:rsidR="007336BC"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Tujuan proses yang dilakukan;</w:t>
            </w:r>
          </w:p>
          <w:p w14:paraId="358F1EA5" w14:textId="77777777" w:rsidR="007F20BD" w:rsidRPr="00781421" w:rsidRDefault="007F20BD" w:rsidP="007F20BD">
            <w:pPr>
              <w:pStyle w:val="ListParagraph"/>
              <w:spacing w:line="360" w:lineRule="auto"/>
              <w:ind w:left="1022"/>
              <w:rPr>
                <w:rFonts w:eastAsia="Arial" w:cstheme="minorHAnsi"/>
                <w:sz w:val="24"/>
                <w:szCs w:val="24"/>
                <w:lang w:val="id"/>
              </w:rPr>
            </w:pPr>
          </w:p>
          <w:p w14:paraId="3AEB54B2" w14:textId="77777777" w:rsidR="007336BC" w:rsidRPr="00781421"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Kriteria dan spesifikasi yang diharapkan;</w:t>
            </w:r>
          </w:p>
          <w:p w14:paraId="711D004F" w14:textId="77777777" w:rsidR="007336BC" w:rsidRPr="00781421"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Sumber data secara umum;</w:t>
            </w:r>
          </w:p>
          <w:p w14:paraId="00A1DA21" w14:textId="77777777" w:rsidR="007336BC" w:rsidRPr="00781421"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Kriteria industri yang diterima secara umum seperti tingkat integritas keselamatan;</w:t>
            </w:r>
          </w:p>
          <w:p w14:paraId="5C39C82D" w14:textId="77777777" w:rsidR="007336BC" w:rsidRPr="00781421" w:rsidRDefault="007336BC" w:rsidP="007F20BD">
            <w:pPr>
              <w:pStyle w:val="ListParagraph"/>
              <w:numPr>
                <w:ilvl w:val="3"/>
                <w:numId w:val="14"/>
              </w:numPr>
              <w:spacing w:line="360" w:lineRule="auto"/>
              <w:ind w:left="1022" w:hanging="283"/>
              <w:rPr>
                <w:rFonts w:eastAsia="Arial" w:cstheme="minorHAnsi"/>
                <w:sz w:val="24"/>
                <w:szCs w:val="24"/>
                <w:lang w:val="id"/>
              </w:rPr>
            </w:pPr>
            <w:r w:rsidRPr="00781421">
              <w:rPr>
                <w:rFonts w:eastAsia="Arial" w:cstheme="minorHAnsi"/>
                <w:sz w:val="24"/>
                <w:szCs w:val="24"/>
                <w:lang w:val="id"/>
              </w:rPr>
              <w:t>Selera risiko Perusahaan (</w:t>
            </w:r>
            <w:r w:rsidRPr="00781421">
              <w:rPr>
                <w:rFonts w:eastAsia="Arial" w:cstheme="minorHAnsi"/>
                <w:i/>
                <w:sz w:val="24"/>
                <w:szCs w:val="24"/>
                <w:lang w:val="id"/>
              </w:rPr>
              <w:t>Risk Appetite</w:t>
            </w:r>
            <w:r w:rsidRPr="00781421">
              <w:rPr>
                <w:rFonts w:eastAsia="Arial" w:cstheme="minorHAnsi"/>
                <w:sz w:val="24"/>
                <w:szCs w:val="24"/>
                <w:lang w:val="id"/>
              </w:rPr>
              <w:t>);</w:t>
            </w:r>
          </w:p>
          <w:p w14:paraId="035BC34C" w14:textId="72922E79" w:rsidR="00AC52AB" w:rsidRPr="007F20BD" w:rsidRDefault="007336BC" w:rsidP="007F20BD">
            <w:pPr>
              <w:pStyle w:val="ListParagraph"/>
              <w:numPr>
                <w:ilvl w:val="3"/>
                <w:numId w:val="14"/>
              </w:numPr>
              <w:spacing w:after="0" w:line="360" w:lineRule="auto"/>
              <w:ind w:left="1022" w:hanging="283"/>
              <w:contextualSpacing w:val="0"/>
              <w:rPr>
                <w:rFonts w:eastAsia="Arial" w:cstheme="minorHAnsi"/>
                <w:sz w:val="24"/>
                <w:szCs w:val="24"/>
                <w:lang w:val="id"/>
              </w:rPr>
            </w:pPr>
            <w:r w:rsidRPr="00781421">
              <w:rPr>
                <w:rFonts w:eastAsia="Arial" w:cstheme="minorHAnsi"/>
                <w:sz w:val="24"/>
                <w:szCs w:val="24"/>
                <w:lang w:val="id"/>
              </w:rPr>
              <w:t xml:space="preserve">Persyaratan hukum, regulasi dan ketentuan lainnya untuk </w:t>
            </w:r>
            <w:r w:rsidRPr="00781421">
              <w:rPr>
                <w:rFonts w:eastAsia="Arial" w:cstheme="minorHAnsi"/>
                <w:i/>
                <w:sz w:val="24"/>
                <w:szCs w:val="24"/>
                <w:lang w:val="id"/>
              </w:rPr>
              <w:t xml:space="preserve">equipment </w:t>
            </w:r>
            <w:r w:rsidRPr="00781421">
              <w:rPr>
                <w:rFonts w:eastAsia="Arial" w:cstheme="minorHAnsi"/>
                <w:sz w:val="24"/>
                <w:szCs w:val="24"/>
                <w:lang w:val="id"/>
              </w:rPr>
              <w:t>atau aplikasi tertentu.</w:t>
            </w:r>
          </w:p>
        </w:tc>
        <w:tc>
          <w:tcPr>
            <w:tcW w:w="236" w:type="dxa"/>
          </w:tcPr>
          <w:p w14:paraId="725FF4FA" w14:textId="77777777" w:rsidR="00AC52AB" w:rsidRPr="007B6EA1" w:rsidRDefault="00AC52AB">
            <w:pPr>
              <w:spacing w:before="0" w:after="0" w:line="360" w:lineRule="auto"/>
              <w:rPr>
                <w:rFonts w:cstheme="minorHAnsi"/>
                <w:sz w:val="24"/>
                <w:szCs w:val="24"/>
                <w:lang w:val="en-US"/>
              </w:rPr>
            </w:pPr>
          </w:p>
        </w:tc>
        <w:tc>
          <w:tcPr>
            <w:tcW w:w="4560" w:type="dxa"/>
          </w:tcPr>
          <w:p w14:paraId="045542FE" w14:textId="4A90C591" w:rsidR="007F20BD" w:rsidRPr="007F20BD" w:rsidRDefault="007F20BD">
            <w:pPr>
              <w:pStyle w:val="ListParagraph"/>
              <w:numPr>
                <w:ilvl w:val="0"/>
                <w:numId w:val="123"/>
              </w:numPr>
              <w:spacing w:before="0" w:after="0" w:line="360" w:lineRule="auto"/>
              <w:ind w:left="617"/>
              <w:rPr>
                <w:rFonts w:cstheme="minorHAnsi"/>
                <w:i/>
                <w:sz w:val="24"/>
                <w:szCs w:val="24"/>
                <w:lang w:val="en-US"/>
              </w:rPr>
            </w:pPr>
            <w:r w:rsidRPr="007F20BD">
              <w:rPr>
                <w:rFonts w:cstheme="minorHAnsi"/>
                <w:i/>
                <w:sz w:val="24"/>
                <w:szCs w:val="24"/>
                <w:lang w:val="en-US"/>
              </w:rPr>
              <w:t>Determination of risk criteria</w:t>
            </w:r>
          </w:p>
          <w:p w14:paraId="55F7BC2D" w14:textId="77777777" w:rsidR="007F20BD" w:rsidRPr="007F20BD" w:rsidRDefault="007F20BD" w:rsidP="007F20BD">
            <w:pPr>
              <w:spacing w:before="0" w:after="0" w:line="360" w:lineRule="auto"/>
              <w:ind w:left="617"/>
              <w:rPr>
                <w:rFonts w:cstheme="minorHAnsi"/>
                <w:i/>
                <w:sz w:val="24"/>
                <w:szCs w:val="24"/>
                <w:lang w:val="en-US"/>
              </w:rPr>
            </w:pPr>
            <w:r w:rsidRPr="007F20BD">
              <w:rPr>
                <w:rFonts w:cstheme="minorHAnsi"/>
                <w:i/>
                <w:sz w:val="24"/>
                <w:szCs w:val="24"/>
                <w:lang w:val="en-US"/>
              </w:rPr>
              <w:t xml:space="preserve">The company must define the criteria that will be used to evaluate the significance of the risk. These criteria must reflect the values, goals and resources of the Company. Some criteria may be applied based on or derived from legal and regulatory requirements followed by the </w:t>
            </w:r>
            <w:r w:rsidRPr="007F20BD">
              <w:rPr>
                <w:rFonts w:cstheme="minorHAnsi"/>
                <w:i/>
                <w:sz w:val="24"/>
                <w:szCs w:val="24"/>
                <w:lang w:val="en-US"/>
              </w:rPr>
              <w:lastRenderedPageBreak/>
              <w:t>Company. Risk criteria must be consistent with the Company's risk management policies, set at the beginning of each risk management process and continuously reviewed.</w:t>
            </w:r>
          </w:p>
          <w:p w14:paraId="6C7D87E7" w14:textId="152D6812" w:rsidR="00AC52AB" w:rsidRDefault="007F20BD" w:rsidP="007F20BD">
            <w:pPr>
              <w:spacing w:before="0" w:after="0" w:line="360" w:lineRule="auto"/>
              <w:ind w:left="617"/>
              <w:rPr>
                <w:rFonts w:cstheme="minorHAnsi"/>
                <w:i/>
                <w:sz w:val="24"/>
                <w:szCs w:val="24"/>
                <w:lang w:val="en-US"/>
              </w:rPr>
            </w:pPr>
            <w:r w:rsidRPr="007F20BD">
              <w:rPr>
                <w:rFonts w:cstheme="minorHAnsi"/>
                <w:i/>
                <w:sz w:val="24"/>
                <w:szCs w:val="24"/>
                <w:lang w:val="en-US"/>
              </w:rPr>
              <w:t>Criteria can be based on sources such as:</w:t>
            </w:r>
          </w:p>
          <w:p w14:paraId="09FE374F" w14:textId="789C9116" w:rsidR="007F20BD" w:rsidRDefault="007F20BD" w:rsidP="007F20BD">
            <w:pPr>
              <w:spacing w:before="0" w:after="0" w:line="360" w:lineRule="auto"/>
              <w:ind w:left="617"/>
              <w:rPr>
                <w:rFonts w:cstheme="minorHAnsi"/>
                <w:i/>
                <w:sz w:val="24"/>
                <w:szCs w:val="24"/>
                <w:lang w:val="en-US"/>
              </w:rPr>
            </w:pPr>
          </w:p>
          <w:p w14:paraId="2976EC75" w14:textId="77777777" w:rsidR="007F20BD" w:rsidRDefault="007F20BD" w:rsidP="007F20BD">
            <w:pPr>
              <w:spacing w:before="0" w:after="0" w:line="360" w:lineRule="auto"/>
              <w:ind w:left="617"/>
              <w:rPr>
                <w:rFonts w:cstheme="minorHAnsi"/>
                <w:i/>
                <w:sz w:val="24"/>
                <w:szCs w:val="24"/>
                <w:lang w:val="en-US"/>
              </w:rPr>
            </w:pPr>
          </w:p>
          <w:p w14:paraId="6C4C5C3A"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The risk of exposure to information assets or information processing facilities;</w:t>
            </w:r>
          </w:p>
          <w:p w14:paraId="329301D5"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The purpose of the process carried out;</w:t>
            </w:r>
          </w:p>
          <w:p w14:paraId="7D0460EB"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Expected criteria and specifications;</w:t>
            </w:r>
          </w:p>
          <w:p w14:paraId="65A5E6A5"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General data sources;</w:t>
            </w:r>
          </w:p>
          <w:p w14:paraId="5461FE0A"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Generally accepted industry criteria such as level of safety integrity;</w:t>
            </w:r>
          </w:p>
          <w:p w14:paraId="659E8C9A" w14:textId="77777777" w:rsid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Company's risk appetite (Risk Appetite);</w:t>
            </w:r>
          </w:p>
          <w:p w14:paraId="664607C4" w14:textId="4CD2113F" w:rsidR="007F20BD" w:rsidRPr="007F20BD" w:rsidRDefault="007F20BD">
            <w:pPr>
              <w:pStyle w:val="ListParagraph"/>
              <w:numPr>
                <w:ilvl w:val="0"/>
                <w:numId w:val="124"/>
              </w:numPr>
              <w:spacing w:before="0" w:after="0" w:line="360" w:lineRule="auto"/>
              <w:ind w:left="1042" w:hanging="425"/>
              <w:rPr>
                <w:rFonts w:cstheme="minorHAnsi"/>
                <w:i/>
                <w:sz w:val="24"/>
                <w:szCs w:val="24"/>
                <w:lang w:val="en-US"/>
              </w:rPr>
            </w:pPr>
            <w:r w:rsidRPr="007F20BD">
              <w:rPr>
                <w:rFonts w:cstheme="minorHAnsi"/>
                <w:i/>
                <w:sz w:val="24"/>
                <w:szCs w:val="24"/>
                <w:lang w:val="en-US"/>
              </w:rPr>
              <w:t>Legal, regulatory and other requirements for specific equipment or applications.</w:t>
            </w:r>
          </w:p>
        </w:tc>
      </w:tr>
    </w:tbl>
    <w:p w14:paraId="676FA100" w14:textId="77777777" w:rsidR="00AC52AB" w:rsidRPr="00AC52AB" w:rsidRDefault="00AC52AB" w:rsidP="00AC52AB">
      <w:pPr>
        <w:spacing w:line="360" w:lineRule="auto"/>
        <w:rPr>
          <w:rFonts w:eastAsia="Arial" w:cstheme="minorHAnsi"/>
          <w:sz w:val="24"/>
          <w:szCs w:val="24"/>
          <w:lang w:val="id"/>
        </w:rPr>
      </w:pPr>
    </w:p>
    <w:p w14:paraId="2F917DCF" w14:textId="07E74BAF" w:rsidR="00D4605E" w:rsidRDefault="00D4605E">
      <w:pPr>
        <w:pStyle w:val="ListParagraph"/>
        <w:numPr>
          <w:ilvl w:val="1"/>
          <w:numId w:val="61"/>
        </w:numPr>
        <w:spacing w:line="360" w:lineRule="auto"/>
        <w:ind w:left="567" w:hanging="567"/>
        <w:outlineLvl w:val="2"/>
        <w:rPr>
          <w:rFonts w:eastAsia="Arial" w:cstheme="minorHAnsi"/>
          <w:b/>
          <w:bCs/>
          <w:sz w:val="24"/>
          <w:szCs w:val="24"/>
          <w:lang w:val="en-GB"/>
        </w:rPr>
      </w:pPr>
      <w:bookmarkStart w:id="27" w:name="_Toc163097285"/>
      <w:r w:rsidRPr="000A5FD5">
        <w:rPr>
          <w:rFonts w:eastAsia="Arial" w:cstheme="minorHAnsi"/>
          <w:b/>
          <w:bCs/>
          <w:sz w:val="24"/>
          <w:szCs w:val="24"/>
          <w:lang w:val="en-GB"/>
        </w:rPr>
        <w:t>Identifikasi Risiko</w:t>
      </w:r>
      <w:bookmarkEnd w:id="27"/>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4971DD" w:rsidRPr="007B6EA1" w14:paraId="38F8E206" w14:textId="77777777">
        <w:tc>
          <w:tcPr>
            <w:tcW w:w="4560" w:type="dxa"/>
          </w:tcPr>
          <w:p w14:paraId="3CC64F11" w14:textId="77777777" w:rsidR="007F20BD" w:rsidRPr="00781421" w:rsidRDefault="007F20BD" w:rsidP="00DD7293">
            <w:pPr>
              <w:widowControl w:val="0"/>
              <w:numPr>
                <w:ilvl w:val="2"/>
                <w:numId w:val="15"/>
              </w:numPr>
              <w:pBdr>
                <w:top w:val="nil"/>
                <w:left w:val="nil"/>
                <w:bottom w:val="nil"/>
                <w:right w:val="nil"/>
                <w:between w:val="nil"/>
              </w:pBdr>
              <w:tabs>
                <w:tab w:val="left" w:pos="2080"/>
              </w:tabs>
              <w:spacing w:before="93" w:after="0" w:line="360" w:lineRule="auto"/>
              <w:ind w:left="739" w:right="95" w:hanging="284"/>
              <w:rPr>
                <w:rFonts w:eastAsia="Arial" w:cstheme="minorHAnsi"/>
                <w:sz w:val="24"/>
                <w:szCs w:val="24"/>
              </w:rPr>
            </w:pPr>
            <w:r w:rsidRPr="00781421">
              <w:rPr>
                <w:rFonts w:eastAsia="Arial" w:cstheme="minorHAnsi"/>
                <w:color w:val="000000"/>
                <w:sz w:val="24"/>
                <w:szCs w:val="24"/>
              </w:rPr>
              <w:t>Identifikasi Risiko adalah proses mengidentifikasi risiko atau potensi ancaman keamanan informasi sebagai akibat dari kerentanan dalam operasional perusahaan atau tindakan yang akan mempengaruhi pencapaian strategi dan tujuannya.</w:t>
            </w:r>
          </w:p>
          <w:p w14:paraId="1ED40B28" w14:textId="77777777" w:rsidR="007F20BD" w:rsidRPr="00781421" w:rsidRDefault="007F20BD" w:rsidP="00DD7293">
            <w:pPr>
              <w:widowControl w:val="0"/>
              <w:numPr>
                <w:ilvl w:val="2"/>
                <w:numId w:val="15"/>
              </w:numPr>
              <w:pBdr>
                <w:top w:val="nil"/>
                <w:left w:val="nil"/>
                <w:bottom w:val="nil"/>
                <w:right w:val="nil"/>
                <w:between w:val="nil"/>
              </w:pBdr>
              <w:tabs>
                <w:tab w:val="left" w:pos="2080"/>
              </w:tabs>
              <w:spacing w:before="93" w:after="0" w:line="360" w:lineRule="auto"/>
              <w:ind w:left="739" w:right="95" w:hanging="284"/>
              <w:rPr>
                <w:rFonts w:eastAsia="Arial" w:cstheme="minorHAnsi"/>
                <w:sz w:val="24"/>
                <w:szCs w:val="24"/>
              </w:rPr>
            </w:pPr>
            <w:r w:rsidRPr="00781421">
              <w:rPr>
                <w:rFonts w:eastAsia="Arial" w:cstheme="minorHAnsi"/>
                <w:color w:val="000000"/>
                <w:sz w:val="24"/>
                <w:szCs w:val="24"/>
              </w:rPr>
              <w:t>Dalam melakukan identifikasi dan penilaian risiko, manajemen terlebih dahulu harus memastikan adanya pendekatan manajemen risiko di seluruh lini Perusahaan, namun tidak terbatas pada:</w:t>
            </w:r>
          </w:p>
          <w:p w14:paraId="47BCB80D" w14:textId="77777777" w:rsidR="007F20BD" w:rsidRPr="00781421" w:rsidRDefault="007F20BD" w:rsidP="00DD7293">
            <w:pPr>
              <w:widowControl w:val="0"/>
              <w:numPr>
                <w:ilvl w:val="3"/>
                <w:numId w:val="16"/>
              </w:numPr>
              <w:pBdr>
                <w:top w:val="nil"/>
                <w:left w:val="nil"/>
                <w:bottom w:val="nil"/>
                <w:right w:val="nil"/>
                <w:between w:val="nil"/>
              </w:pBdr>
              <w:spacing w:before="120" w:after="0" w:line="360" w:lineRule="auto"/>
              <w:ind w:left="1022" w:right="95" w:hanging="283"/>
              <w:rPr>
                <w:rFonts w:eastAsia="Arial" w:cstheme="minorHAnsi"/>
                <w:sz w:val="24"/>
                <w:szCs w:val="24"/>
              </w:rPr>
            </w:pPr>
            <w:r w:rsidRPr="00781421">
              <w:rPr>
                <w:rFonts w:eastAsia="Arial" w:cstheme="minorHAnsi"/>
                <w:i/>
                <w:color w:val="000000"/>
                <w:sz w:val="24"/>
                <w:szCs w:val="24"/>
              </w:rPr>
              <w:t xml:space="preserve">Risk awareness </w:t>
            </w:r>
            <w:r w:rsidRPr="00781421">
              <w:rPr>
                <w:rFonts w:eastAsia="Arial" w:cstheme="minorHAnsi"/>
                <w:color w:val="000000"/>
                <w:sz w:val="24"/>
                <w:szCs w:val="24"/>
              </w:rPr>
              <w:t xml:space="preserve">dari </w:t>
            </w:r>
            <w:r w:rsidRPr="00781421">
              <w:rPr>
                <w:rFonts w:eastAsia="Arial" w:cstheme="minorHAnsi"/>
                <w:i/>
                <w:color w:val="000000"/>
                <w:sz w:val="24"/>
                <w:szCs w:val="24"/>
              </w:rPr>
              <w:t>Top Management</w:t>
            </w:r>
            <w:r w:rsidRPr="00781421">
              <w:rPr>
                <w:rFonts w:eastAsia="Arial" w:cstheme="minorHAnsi"/>
                <w:color w:val="000000"/>
                <w:sz w:val="24"/>
                <w:szCs w:val="24"/>
              </w:rPr>
              <w:t>, Manager, dan seluruh staf;</w:t>
            </w:r>
          </w:p>
          <w:p w14:paraId="2DED9F3E" w14:textId="77777777" w:rsidR="007F20BD" w:rsidRPr="00781421" w:rsidRDefault="007F20BD" w:rsidP="00DD7293">
            <w:pPr>
              <w:widowControl w:val="0"/>
              <w:numPr>
                <w:ilvl w:val="3"/>
                <w:numId w:val="16"/>
              </w:numPr>
              <w:pBdr>
                <w:top w:val="nil"/>
                <w:left w:val="nil"/>
                <w:bottom w:val="nil"/>
                <w:right w:val="nil"/>
                <w:between w:val="nil"/>
              </w:pBdr>
              <w:spacing w:before="158" w:after="0" w:line="360" w:lineRule="auto"/>
              <w:ind w:left="1022" w:right="95" w:hanging="283"/>
              <w:rPr>
                <w:rFonts w:eastAsia="Arial" w:cstheme="minorHAnsi"/>
                <w:sz w:val="24"/>
                <w:szCs w:val="24"/>
              </w:rPr>
            </w:pPr>
            <w:r w:rsidRPr="00781421">
              <w:rPr>
                <w:rFonts w:eastAsia="Arial" w:cstheme="minorHAnsi"/>
                <w:color w:val="000000"/>
                <w:sz w:val="24"/>
                <w:szCs w:val="24"/>
              </w:rPr>
              <w:t xml:space="preserve">Pemahaman yang jelas mengenai </w:t>
            </w:r>
            <w:r w:rsidRPr="00781421">
              <w:rPr>
                <w:rFonts w:eastAsia="Arial" w:cstheme="minorHAnsi"/>
                <w:i/>
                <w:color w:val="000000"/>
                <w:sz w:val="24"/>
                <w:szCs w:val="24"/>
              </w:rPr>
              <w:t xml:space="preserve">Risk Appetite </w:t>
            </w:r>
            <w:r w:rsidRPr="00781421">
              <w:rPr>
                <w:rFonts w:eastAsia="Arial" w:cstheme="minorHAnsi"/>
                <w:color w:val="000000"/>
                <w:sz w:val="24"/>
                <w:szCs w:val="24"/>
              </w:rPr>
              <w:t>dari Perusahaan;</w:t>
            </w:r>
          </w:p>
          <w:p w14:paraId="1002E32B" w14:textId="77777777" w:rsidR="007F20BD" w:rsidRPr="00781421" w:rsidRDefault="007F20BD" w:rsidP="00DD7293">
            <w:pPr>
              <w:widowControl w:val="0"/>
              <w:numPr>
                <w:ilvl w:val="3"/>
                <w:numId w:val="16"/>
              </w:numPr>
              <w:pBdr>
                <w:top w:val="nil"/>
                <w:left w:val="nil"/>
                <w:bottom w:val="nil"/>
                <w:right w:val="nil"/>
                <w:between w:val="nil"/>
              </w:pBdr>
              <w:spacing w:before="158" w:after="0" w:line="360" w:lineRule="auto"/>
              <w:ind w:left="1022" w:right="95" w:hanging="283"/>
              <w:rPr>
                <w:rFonts w:eastAsia="Arial" w:cstheme="minorHAnsi"/>
                <w:sz w:val="24"/>
                <w:szCs w:val="24"/>
              </w:rPr>
            </w:pPr>
            <w:r w:rsidRPr="00781421">
              <w:rPr>
                <w:rFonts w:eastAsia="Arial" w:cstheme="minorHAnsi"/>
                <w:color w:val="000000"/>
                <w:sz w:val="24"/>
                <w:szCs w:val="24"/>
              </w:rPr>
              <w:t>Pemahaman terhadap ketentuan peraturan</w:t>
            </w:r>
            <w:r w:rsidRPr="00781421">
              <w:rPr>
                <w:rFonts w:eastAsia="Arial" w:cstheme="minorHAnsi"/>
                <w:sz w:val="24"/>
                <w:szCs w:val="24"/>
              </w:rPr>
              <w:t xml:space="preserve"> </w:t>
            </w:r>
            <w:r w:rsidRPr="00781421">
              <w:rPr>
                <w:rFonts w:eastAsia="Arial" w:cstheme="minorHAnsi"/>
                <w:color w:val="000000"/>
                <w:sz w:val="24"/>
                <w:szCs w:val="24"/>
              </w:rPr>
              <w:t xml:space="preserve">perundang-undangan terkait Pengamanan Informasi; </w:t>
            </w:r>
            <w:r w:rsidRPr="00781421">
              <w:rPr>
                <w:rFonts w:eastAsia="Arial" w:cstheme="minorHAnsi"/>
                <w:color w:val="000000"/>
                <w:sz w:val="24"/>
                <w:szCs w:val="24"/>
              </w:rPr>
              <w:lastRenderedPageBreak/>
              <w:t>transparansi dan integrasi tanggung jawab mengenai risiko yang signifikan dari setiap aspek terkait pemrosesan informasi.</w:t>
            </w:r>
          </w:p>
          <w:p w14:paraId="383E6590" w14:textId="043904A2" w:rsidR="00BF43F7" w:rsidRPr="00BF43F7" w:rsidRDefault="007F20BD" w:rsidP="00BF43F7">
            <w:pPr>
              <w:widowControl w:val="0"/>
              <w:numPr>
                <w:ilvl w:val="3"/>
                <w:numId w:val="16"/>
              </w:numPr>
              <w:pBdr>
                <w:top w:val="nil"/>
                <w:left w:val="nil"/>
                <w:bottom w:val="nil"/>
                <w:right w:val="nil"/>
                <w:between w:val="nil"/>
              </w:pBdr>
              <w:spacing w:before="158" w:after="360" w:line="360" w:lineRule="auto"/>
              <w:ind w:left="1021" w:right="96" w:hanging="284"/>
              <w:rPr>
                <w:rFonts w:eastAsia="Arial" w:cstheme="minorHAnsi"/>
                <w:sz w:val="24"/>
                <w:szCs w:val="24"/>
              </w:rPr>
            </w:pPr>
            <w:r w:rsidRPr="00781421">
              <w:rPr>
                <w:rFonts w:eastAsia="Arial" w:cstheme="minorHAnsi"/>
                <w:color w:val="000000"/>
                <w:sz w:val="24"/>
                <w:szCs w:val="24"/>
              </w:rPr>
              <w:t>Identifikasi risiko keamanan informasi dilakukan berdasarkan hasil diskusi masing-masing divisi yang difasilitasi oleh</w:t>
            </w:r>
            <w:r>
              <w:rPr>
                <w:rFonts w:eastAsia="Arial" w:cstheme="minorHAnsi"/>
                <w:color w:val="000000"/>
                <w:sz w:val="24"/>
                <w:szCs w:val="24"/>
                <w:lang w:val="en-US"/>
              </w:rPr>
              <w:t xml:space="preserve"> Divisi </w:t>
            </w:r>
            <w:r w:rsidRPr="00E93781">
              <w:rPr>
                <w:rFonts w:eastAsia="Arial" w:cstheme="minorHAnsi"/>
                <w:i/>
                <w:color w:val="000000"/>
                <w:sz w:val="24"/>
                <w:szCs w:val="24"/>
                <w:lang w:val="en-US"/>
              </w:rPr>
              <w:t>Risk Management &amp; Compliance</w:t>
            </w:r>
            <w:r>
              <w:rPr>
                <w:rFonts w:eastAsia="Arial" w:cstheme="minorHAnsi"/>
                <w:color w:val="000000"/>
                <w:sz w:val="24"/>
                <w:szCs w:val="24"/>
                <w:lang w:val="en-US"/>
              </w:rPr>
              <w:t>.</w:t>
            </w:r>
          </w:p>
          <w:p w14:paraId="5CE7B404" w14:textId="77777777" w:rsidR="007F20BD" w:rsidRPr="00ED3161" w:rsidRDefault="007F20BD" w:rsidP="00DD7293">
            <w:pPr>
              <w:widowControl w:val="0"/>
              <w:numPr>
                <w:ilvl w:val="2"/>
                <w:numId w:val="15"/>
              </w:numPr>
              <w:pBdr>
                <w:top w:val="nil"/>
                <w:left w:val="nil"/>
                <w:bottom w:val="nil"/>
                <w:right w:val="nil"/>
                <w:between w:val="nil"/>
              </w:pBdr>
              <w:spacing w:before="120" w:after="0" w:line="360" w:lineRule="auto"/>
              <w:ind w:left="739" w:hanging="284"/>
              <w:rPr>
                <w:rFonts w:eastAsia="Arial" w:cstheme="minorHAnsi"/>
                <w:sz w:val="24"/>
                <w:szCs w:val="24"/>
              </w:rPr>
            </w:pPr>
            <w:r w:rsidRPr="00781421">
              <w:rPr>
                <w:rFonts w:eastAsia="Arial" w:cstheme="minorHAnsi"/>
                <w:color w:val="000000"/>
                <w:sz w:val="24"/>
                <w:szCs w:val="24"/>
              </w:rPr>
              <w:t>Dalam hal risiko keamanan informasi, identifikasi risiko dilakukan dengan:</w:t>
            </w:r>
          </w:p>
          <w:p w14:paraId="3FF1DD10" w14:textId="77777777" w:rsidR="007F20BD" w:rsidRPr="00AA79D7" w:rsidRDefault="007F20BD">
            <w:pPr>
              <w:pStyle w:val="ListParagraph"/>
              <w:numPr>
                <w:ilvl w:val="4"/>
                <w:numId w:val="66"/>
              </w:numPr>
              <w:spacing w:line="360" w:lineRule="auto"/>
              <w:ind w:left="1022" w:hanging="283"/>
              <w:rPr>
                <w:rFonts w:eastAsia="Arial" w:cstheme="minorHAnsi"/>
                <w:sz w:val="24"/>
                <w:szCs w:val="24"/>
                <w:lang w:val="en-GB"/>
              </w:rPr>
            </w:pPr>
            <w:r w:rsidRPr="00AA79D7">
              <w:rPr>
                <w:rFonts w:eastAsia="Arial" w:cstheme="minorHAnsi"/>
                <w:sz w:val="24"/>
                <w:szCs w:val="24"/>
                <w:lang w:val="en-GB"/>
              </w:rPr>
              <w:t>Mengategorikan seluruh aset pengolahan informasi untuk masing-masing pemilik aset di unit bisnis terkait dan sesuai konteks organisasi (ruang lingkup SMKI) yang digunakan di dalam Perusahaan dengan contoh sebagai berikut:</w:t>
            </w:r>
          </w:p>
          <w:p w14:paraId="3CBA7FF6" w14:textId="77777777" w:rsidR="007F20BD" w:rsidRPr="004363D1" w:rsidRDefault="007F20BD" w:rsidP="00DD7293">
            <w:pPr>
              <w:pStyle w:val="ListParagraph"/>
              <w:widowControl w:val="0"/>
              <w:numPr>
                <w:ilvl w:val="4"/>
                <w:numId w:val="15"/>
              </w:numPr>
              <w:pBdr>
                <w:top w:val="nil"/>
                <w:left w:val="nil"/>
                <w:bottom w:val="nil"/>
                <w:right w:val="nil"/>
                <w:between w:val="nil"/>
              </w:pBdr>
              <w:tabs>
                <w:tab w:val="left" w:pos="1448"/>
              </w:tabs>
              <w:spacing w:before="120" w:after="0" w:line="360" w:lineRule="auto"/>
              <w:ind w:left="1448" w:right="95" w:hanging="426"/>
              <w:rPr>
                <w:rFonts w:eastAsia="Arial" w:cstheme="minorHAnsi"/>
                <w:sz w:val="24"/>
                <w:szCs w:val="24"/>
              </w:rPr>
            </w:pPr>
            <w:r w:rsidRPr="004363D1">
              <w:rPr>
                <w:rFonts w:eastAsia="Arial" w:cstheme="minorHAnsi"/>
                <w:color w:val="000000"/>
                <w:sz w:val="24"/>
                <w:szCs w:val="24"/>
              </w:rPr>
              <w:t xml:space="preserve">Informasi: Data Pelanggan dan Informasi Pelanggan, Informasi Sumber Daya Manusia Perusahaan, Informasi operasional dalam </w:t>
            </w:r>
            <w:r w:rsidRPr="004363D1">
              <w:rPr>
                <w:rFonts w:eastAsia="Arial" w:cstheme="minorHAnsi"/>
                <w:color w:val="000000"/>
                <w:sz w:val="24"/>
                <w:szCs w:val="24"/>
              </w:rPr>
              <w:lastRenderedPageBreak/>
              <w:t>kebijakan, standar dan proses bisnis, laporan, dan informasi terkait lainnya yang digunakan dalam operasional, Kata Sandi, Kode Sumber, Kekayaan Intelektual, Data yang terkait dengan persyaratan peraturan, Rencana Strategis, Data Pribadi Karyawan, Data Pembelian, dan lainnya.</w:t>
            </w:r>
          </w:p>
          <w:p w14:paraId="59CBCF57" w14:textId="77777777" w:rsidR="007F20BD" w:rsidRPr="004363D1" w:rsidRDefault="007F20BD" w:rsidP="00DD7293">
            <w:pPr>
              <w:pStyle w:val="ListParagraph"/>
              <w:widowControl w:val="0"/>
              <w:numPr>
                <w:ilvl w:val="4"/>
                <w:numId w:val="15"/>
              </w:numPr>
              <w:pBdr>
                <w:top w:val="nil"/>
                <w:left w:val="nil"/>
                <w:bottom w:val="nil"/>
                <w:right w:val="nil"/>
                <w:between w:val="nil"/>
              </w:pBdr>
              <w:tabs>
                <w:tab w:val="left" w:pos="1448"/>
              </w:tabs>
              <w:spacing w:before="120" w:after="0" w:line="360" w:lineRule="auto"/>
              <w:ind w:left="1448" w:right="95" w:hanging="426"/>
              <w:rPr>
                <w:rFonts w:eastAsia="Arial" w:cstheme="minorHAnsi"/>
                <w:sz w:val="24"/>
                <w:szCs w:val="24"/>
              </w:rPr>
            </w:pPr>
            <w:r w:rsidRPr="004363D1">
              <w:rPr>
                <w:rFonts w:eastAsia="Arial" w:cstheme="minorHAnsi"/>
                <w:color w:val="000000"/>
                <w:sz w:val="24"/>
                <w:szCs w:val="24"/>
              </w:rPr>
              <w:t xml:space="preserve">Teknologi: Server, Komputer, Tablet, </w:t>
            </w:r>
            <w:r w:rsidRPr="004363D1">
              <w:rPr>
                <w:rFonts w:eastAsia="Arial" w:cstheme="minorHAnsi"/>
                <w:i/>
                <w:color w:val="000000"/>
                <w:sz w:val="24"/>
                <w:szCs w:val="24"/>
              </w:rPr>
              <w:t>Smartphone</w:t>
            </w:r>
            <w:r w:rsidRPr="004363D1">
              <w:rPr>
                <w:rFonts w:eastAsia="Arial" w:cstheme="minorHAnsi"/>
                <w:color w:val="000000"/>
                <w:sz w:val="24"/>
                <w:szCs w:val="24"/>
              </w:rPr>
              <w:t>, Perangkat Lunak Aplikasi Server (</w:t>
            </w:r>
            <w:r w:rsidRPr="004363D1">
              <w:rPr>
                <w:rFonts w:eastAsia="Arial" w:cstheme="minorHAnsi"/>
                <w:i/>
                <w:color w:val="000000"/>
                <w:sz w:val="24"/>
                <w:szCs w:val="24"/>
              </w:rPr>
              <w:t>Server Application Software</w:t>
            </w:r>
            <w:r w:rsidRPr="004363D1">
              <w:rPr>
                <w:rFonts w:eastAsia="Arial" w:cstheme="minorHAnsi"/>
                <w:color w:val="000000"/>
                <w:sz w:val="24"/>
                <w:szCs w:val="24"/>
              </w:rPr>
              <w:t>), Perangkat Lunak Aplikasi Pengguna (</w:t>
            </w:r>
            <w:r w:rsidRPr="004363D1">
              <w:rPr>
                <w:rFonts w:eastAsia="Arial" w:cstheme="minorHAnsi"/>
                <w:i/>
                <w:color w:val="000000"/>
                <w:sz w:val="24"/>
                <w:szCs w:val="24"/>
              </w:rPr>
              <w:t>End-User Application Software</w:t>
            </w:r>
            <w:r w:rsidRPr="004363D1">
              <w:rPr>
                <w:rFonts w:eastAsia="Arial" w:cstheme="minorHAnsi"/>
                <w:color w:val="000000"/>
                <w:sz w:val="24"/>
                <w:szCs w:val="24"/>
              </w:rPr>
              <w:t xml:space="preserve">), Development </w:t>
            </w:r>
            <w:r w:rsidRPr="004363D1">
              <w:rPr>
                <w:rFonts w:eastAsia="Arial" w:cstheme="minorHAnsi"/>
                <w:i/>
                <w:color w:val="000000"/>
                <w:sz w:val="24"/>
                <w:szCs w:val="24"/>
              </w:rPr>
              <w:t xml:space="preserve">Tools, Router, Removable Media, Power Supplies, </w:t>
            </w:r>
            <w:r w:rsidRPr="004363D1">
              <w:rPr>
                <w:rFonts w:eastAsia="Arial" w:cstheme="minorHAnsi"/>
                <w:color w:val="000000"/>
                <w:sz w:val="24"/>
                <w:szCs w:val="24"/>
              </w:rPr>
              <w:t>dan lainnya.</w:t>
            </w:r>
          </w:p>
          <w:p w14:paraId="7ADE27AD" w14:textId="77777777" w:rsidR="007F20BD" w:rsidRPr="004363D1" w:rsidRDefault="007F20BD" w:rsidP="00DD7293">
            <w:pPr>
              <w:pStyle w:val="ListParagraph"/>
              <w:widowControl w:val="0"/>
              <w:numPr>
                <w:ilvl w:val="4"/>
                <w:numId w:val="15"/>
              </w:numPr>
              <w:pBdr>
                <w:top w:val="nil"/>
                <w:left w:val="nil"/>
                <w:bottom w:val="nil"/>
                <w:right w:val="nil"/>
                <w:between w:val="nil"/>
              </w:pBdr>
              <w:tabs>
                <w:tab w:val="left" w:pos="1448"/>
              </w:tabs>
              <w:spacing w:before="120" w:after="0" w:line="360" w:lineRule="auto"/>
              <w:ind w:left="1448" w:right="95" w:hanging="426"/>
              <w:rPr>
                <w:rFonts w:eastAsia="Arial" w:cstheme="minorHAnsi"/>
                <w:sz w:val="24"/>
                <w:szCs w:val="24"/>
              </w:rPr>
            </w:pPr>
            <w:r w:rsidRPr="004363D1">
              <w:rPr>
                <w:rFonts w:eastAsia="Arial" w:cstheme="minorHAnsi"/>
                <w:color w:val="000000"/>
                <w:sz w:val="24"/>
                <w:szCs w:val="24"/>
              </w:rPr>
              <w:t>Layanan/Services: E-mail, Instant Messaging</w:t>
            </w:r>
            <w:r w:rsidRPr="004363D1">
              <w:rPr>
                <w:rFonts w:eastAsia="Arial" w:cstheme="minorHAnsi"/>
                <w:i/>
                <w:color w:val="000000"/>
                <w:sz w:val="24"/>
                <w:szCs w:val="24"/>
              </w:rPr>
              <w:t xml:space="preserve">, Identity </w:t>
            </w:r>
            <w:r w:rsidRPr="004363D1">
              <w:rPr>
                <w:rFonts w:eastAsia="Arial" w:cstheme="minorHAnsi"/>
                <w:i/>
                <w:color w:val="000000"/>
                <w:sz w:val="24"/>
                <w:szCs w:val="24"/>
              </w:rPr>
              <w:lastRenderedPageBreak/>
              <w:t xml:space="preserve">Access Management   </w:t>
            </w:r>
            <w:r w:rsidRPr="004363D1">
              <w:rPr>
                <w:rFonts w:eastAsia="Arial" w:cstheme="minorHAnsi"/>
                <w:color w:val="000000"/>
                <w:sz w:val="24"/>
                <w:szCs w:val="24"/>
              </w:rPr>
              <w:t xml:space="preserve">(IAM),    </w:t>
            </w:r>
            <w:r w:rsidRPr="004363D1">
              <w:rPr>
                <w:rFonts w:eastAsia="Arial" w:cstheme="minorHAnsi"/>
                <w:i/>
                <w:color w:val="000000"/>
                <w:sz w:val="24"/>
                <w:szCs w:val="24"/>
              </w:rPr>
              <w:t>Directory    Services</w:t>
            </w:r>
            <w:r w:rsidRPr="004363D1">
              <w:rPr>
                <w:rFonts w:eastAsia="Arial" w:cstheme="minorHAnsi"/>
                <w:color w:val="000000"/>
                <w:sz w:val="24"/>
                <w:szCs w:val="24"/>
              </w:rPr>
              <w:t xml:space="preserve">,    Domain    </w:t>
            </w:r>
            <w:r w:rsidRPr="004363D1">
              <w:rPr>
                <w:rFonts w:eastAsia="Arial" w:cstheme="minorHAnsi"/>
                <w:i/>
                <w:color w:val="000000"/>
                <w:sz w:val="24"/>
                <w:szCs w:val="24"/>
              </w:rPr>
              <w:t xml:space="preserve">Name System (DNS), Enterprise Management tools, VPN. Collaboration Services Tools, </w:t>
            </w:r>
            <w:r w:rsidRPr="004363D1">
              <w:rPr>
                <w:rFonts w:eastAsia="Arial" w:cstheme="minorHAnsi"/>
                <w:color w:val="000000"/>
                <w:sz w:val="24"/>
                <w:szCs w:val="24"/>
              </w:rPr>
              <w:t>seperti</w:t>
            </w:r>
            <w:r w:rsidRPr="004363D1">
              <w:rPr>
                <w:rFonts w:eastAsia="Arial" w:cstheme="minorHAnsi"/>
                <w:i/>
                <w:color w:val="000000"/>
                <w:sz w:val="24"/>
                <w:szCs w:val="24"/>
              </w:rPr>
              <w:t xml:space="preserve"> Gsuite </w:t>
            </w:r>
            <w:r w:rsidRPr="004363D1">
              <w:rPr>
                <w:rFonts w:eastAsia="Arial" w:cstheme="minorHAnsi"/>
                <w:color w:val="000000"/>
                <w:sz w:val="24"/>
                <w:szCs w:val="24"/>
              </w:rPr>
              <w:t>dan lainnya.</w:t>
            </w:r>
          </w:p>
          <w:p w14:paraId="37A50757" w14:textId="77777777" w:rsidR="007F20BD" w:rsidRPr="004363D1" w:rsidRDefault="007F20BD" w:rsidP="00DD7293">
            <w:pPr>
              <w:pStyle w:val="ListParagraph"/>
              <w:widowControl w:val="0"/>
              <w:numPr>
                <w:ilvl w:val="4"/>
                <w:numId w:val="15"/>
              </w:numPr>
              <w:pBdr>
                <w:top w:val="nil"/>
                <w:left w:val="nil"/>
                <w:bottom w:val="nil"/>
                <w:right w:val="nil"/>
                <w:between w:val="nil"/>
              </w:pBdr>
              <w:tabs>
                <w:tab w:val="left" w:pos="1448"/>
              </w:tabs>
              <w:spacing w:before="120" w:after="0" w:line="360" w:lineRule="auto"/>
              <w:ind w:left="1448" w:right="95" w:hanging="426"/>
              <w:rPr>
                <w:rFonts w:eastAsia="Arial" w:cstheme="minorHAnsi"/>
                <w:sz w:val="24"/>
                <w:szCs w:val="24"/>
              </w:rPr>
            </w:pPr>
            <w:r w:rsidRPr="004363D1">
              <w:rPr>
                <w:rFonts w:eastAsia="Arial" w:cstheme="minorHAnsi"/>
                <w:color w:val="000000"/>
                <w:sz w:val="24"/>
                <w:szCs w:val="24"/>
              </w:rPr>
              <w:t>People: Top Management, Karyawan, Developers, Third Party Support, pengguna, pelanggan.</w:t>
            </w:r>
          </w:p>
          <w:p w14:paraId="5117793C" w14:textId="77777777" w:rsidR="007F20BD" w:rsidRDefault="007F20BD">
            <w:pPr>
              <w:pStyle w:val="ListParagraph"/>
              <w:widowControl w:val="0"/>
              <w:numPr>
                <w:ilvl w:val="4"/>
                <w:numId w:val="66"/>
              </w:numPr>
              <w:pBdr>
                <w:top w:val="nil"/>
                <w:left w:val="nil"/>
                <w:bottom w:val="nil"/>
                <w:right w:val="nil"/>
                <w:between w:val="nil"/>
              </w:pBdr>
              <w:spacing w:before="120" w:after="0" w:line="360" w:lineRule="auto"/>
              <w:ind w:left="1022" w:hanging="283"/>
              <w:rPr>
                <w:rFonts w:eastAsia="Arial" w:cstheme="minorHAnsi"/>
                <w:sz w:val="24"/>
                <w:szCs w:val="24"/>
                <w:lang w:val="en-GB"/>
              </w:rPr>
            </w:pPr>
            <w:r w:rsidRPr="004363D1">
              <w:rPr>
                <w:rFonts w:eastAsia="Arial" w:cstheme="minorHAnsi"/>
                <w:sz w:val="24"/>
                <w:szCs w:val="24"/>
                <w:lang w:val="en-GB"/>
              </w:rPr>
              <w:t>Melakukan pencatatan aset atau membuat daftar inventaris aset dari masing-masing unit bisnis yang digunakan dalam kegiatan operasional dan memiliki kemungkinan dan dampak atas ancaman maupun kerentanan risiko keamanan informasi.</w:t>
            </w:r>
          </w:p>
          <w:p w14:paraId="0C92CA77" w14:textId="77777777" w:rsidR="007F20BD" w:rsidRDefault="007F20BD">
            <w:pPr>
              <w:pStyle w:val="ListParagraph"/>
              <w:widowControl w:val="0"/>
              <w:numPr>
                <w:ilvl w:val="4"/>
                <w:numId w:val="66"/>
              </w:numPr>
              <w:pBdr>
                <w:top w:val="nil"/>
                <w:left w:val="nil"/>
                <w:bottom w:val="nil"/>
                <w:right w:val="nil"/>
                <w:between w:val="nil"/>
              </w:pBdr>
              <w:spacing w:before="120" w:after="0" w:line="360" w:lineRule="auto"/>
              <w:ind w:left="1022" w:hanging="283"/>
              <w:rPr>
                <w:rFonts w:eastAsia="Arial" w:cstheme="minorHAnsi"/>
                <w:sz w:val="24"/>
                <w:szCs w:val="24"/>
                <w:lang w:val="en-GB"/>
              </w:rPr>
            </w:pPr>
            <w:r w:rsidRPr="003E38AE">
              <w:rPr>
                <w:rFonts w:eastAsia="Arial" w:cstheme="minorHAnsi"/>
                <w:sz w:val="24"/>
                <w:szCs w:val="24"/>
                <w:lang w:val="en-GB"/>
              </w:rPr>
              <w:t>Menentukan pemilik aset atas masing-masing aset yang telah diidentifikasi dan dikelompokkan berdasarkan divisi maupun konteks Organisasi lainnya.</w:t>
            </w:r>
          </w:p>
          <w:p w14:paraId="766DFEA2" w14:textId="77777777" w:rsidR="007F20BD" w:rsidRPr="00093D30" w:rsidRDefault="007F20BD">
            <w:pPr>
              <w:pStyle w:val="ListParagraph"/>
              <w:widowControl w:val="0"/>
              <w:numPr>
                <w:ilvl w:val="4"/>
                <w:numId w:val="66"/>
              </w:numPr>
              <w:pBdr>
                <w:top w:val="nil"/>
                <w:left w:val="nil"/>
                <w:bottom w:val="nil"/>
                <w:right w:val="nil"/>
                <w:between w:val="nil"/>
              </w:pBdr>
              <w:spacing w:before="120" w:after="0" w:line="360" w:lineRule="auto"/>
              <w:ind w:left="1022" w:hanging="283"/>
              <w:rPr>
                <w:rFonts w:eastAsia="Arial" w:cstheme="minorHAnsi"/>
                <w:sz w:val="24"/>
                <w:szCs w:val="24"/>
                <w:lang w:val="en-GB"/>
              </w:rPr>
            </w:pPr>
            <w:r w:rsidRPr="00093D30">
              <w:rPr>
                <w:rFonts w:eastAsia="Arial" w:cstheme="minorHAnsi"/>
                <w:sz w:val="24"/>
                <w:szCs w:val="24"/>
                <w:lang w:val="en-GB"/>
              </w:rPr>
              <w:t xml:space="preserve">Memberikan penilaian aset </w:t>
            </w:r>
            <w:r w:rsidRPr="00093D30">
              <w:rPr>
                <w:rFonts w:eastAsia="Arial" w:cstheme="minorHAnsi"/>
                <w:sz w:val="24"/>
                <w:szCs w:val="24"/>
                <w:lang w:val="en-GB"/>
              </w:rPr>
              <w:lastRenderedPageBreak/>
              <w:t>berdasarkan peringkat CIA untuk semua aset yang diidentifikasi sesuai dengan tingkat Kerahasiaan, Ketersediaan, Integritas sebagai berikut:</w:t>
            </w:r>
          </w:p>
          <w:p w14:paraId="74CE9106" w14:textId="015B38A5" w:rsidR="007F20BD" w:rsidRPr="00DD7293" w:rsidRDefault="007F20BD" w:rsidP="00DD7293">
            <w:pPr>
              <w:pStyle w:val="ListParagraph"/>
              <w:widowControl w:val="0"/>
              <w:numPr>
                <w:ilvl w:val="4"/>
                <w:numId w:val="6"/>
              </w:numPr>
              <w:pBdr>
                <w:top w:val="nil"/>
                <w:left w:val="nil"/>
                <w:bottom w:val="nil"/>
                <w:right w:val="nil"/>
                <w:between w:val="nil"/>
              </w:pBdr>
              <w:spacing w:before="120" w:after="0" w:line="360" w:lineRule="auto"/>
              <w:ind w:left="1448" w:hanging="426"/>
              <w:rPr>
                <w:rFonts w:eastAsia="Arial" w:cstheme="minorHAnsi"/>
                <w:sz w:val="24"/>
                <w:szCs w:val="24"/>
              </w:rPr>
            </w:pPr>
            <w:r w:rsidRPr="00DD7293">
              <w:rPr>
                <w:rFonts w:eastAsia="Arial" w:cstheme="minorHAnsi"/>
                <w:color w:val="000000"/>
                <w:sz w:val="24"/>
                <w:szCs w:val="24"/>
              </w:rPr>
              <w:t>Kerahasiaan (</w:t>
            </w:r>
            <w:r w:rsidRPr="00DD7293">
              <w:rPr>
                <w:rFonts w:eastAsia="Arial" w:cstheme="minorHAnsi"/>
                <w:i/>
                <w:color w:val="000000"/>
                <w:sz w:val="24"/>
                <w:szCs w:val="24"/>
              </w:rPr>
              <w:t>Confidentiality</w:t>
            </w:r>
            <w:r w:rsidRPr="00DD7293">
              <w:rPr>
                <w:rFonts w:eastAsia="Arial" w:cstheme="minorHAnsi"/>
                <w:color w:val="000000"/>
                <w:sz w:val="24"/>
                <w:szCs w:val="24"/>
              </w:rPr>
              <w:t>) Aset Informasi</w:t>
            </w:r>
          </w:p>
          <w:p w14:paraId="339E7CE8" w14:textId="77777777" w:rsidR="007F20BD" w:rsidRPr="00781421" w:rsidRDefault="007F20BD" w:rsidP="00BF43F7">
            <w:pPr>
              <w:pBdr>
                <w:top w:val="nil"/>
                <w:left w:val="nil"/>
                <w:bottom w:val="nil"/>
                <w:right w:val="nil"/>
                <w:between w:val="nil"/>
              </w:pBdr>
              <w:spacing w:before="0" w:line="360" w:lineRule="auto"/>
              <w:ind w:left="1446" w:right="96"/>
              <w:rPr>
                <w:rFonts w:eastAsia="Arial" w:cstheme="minorHAnsi"/>
                <w:color w:val="000000"/>
                <w:sz w:val="24"/>
                <w:szCs w:val="24"/>
              </w:rPr>
            </w:pPr>
            <w:r w:rsidRPr="00781421">
              <w:rPr>
                <w:rFonts w:eastAsia="Arial" w:cstheme="minorHAnsi"/>
                <w:color w:val="000000"/>
                <w:sz w:val="24"/>
                <w:szCs w:val="24"/>
              </w:rPr>
              <w:t>Kerahasiaan informasi yakni perlindungan informasi dari pengungkapan yang tidak sah. Dampak dari pengungkapan informasi rahasia yang tidak sah dapat membahayakan keamanan organisasi hingga pengungkapan data pribadi karyawan maupun pengguna layanan.</w:t>
            </w:r>
          </w:p>
          <w:p w14:paraId="622A8F25" w14:textId="77777777" w:rsidR="007F20BD" w:rsidRPr="00093D30" w:rsidRDefault="007F20BD" w:rsidP="00DD7293">
            <w:pPr>
              <w:pStyle w:val="ListParagraph"/>
              <w:widowControl w:val="0"/>
              <w:numPr>
                <w:ilvl w:val="4"/>
                <w:numId w:val="6"/>
              </w:numPr>
              <w:pBdr>
                <w:top w:val="nil"/>
                <w:left w:val="nil"/>
                <w:bottom w:val="nil"/>
                <w:right w:val="nil"/>
                <w:between w:val="nil"/>
              </w:pBdr>
              <w:spacing w:before="120" w:after="0" w:line="360" w:lineRule="auto"/>
              <w:ind w:left="1448" w:hanging="425"/>
              <w:jc w:val="left"/>
              <w:rPr>
                <w:rFonts w:eastAsia="Arial" w:cstheme="minorHAnsi"/>
                <w:sz w:val="24"/>
                <w:szCs w:val="24"/>
              </w:rPr>
            </w:pPr>
            <w:r w:rsidRPr="00093D30">
              <w:rPr>
                <w:rFonts w:eastAsia="Arial" w:cstheme="minorHAnsi"/>
                <w:color w:val="000000"/>
                <w:sz w:val="24"/>
                <w:szCs w:val="24"/>
              </w:rPr>
              <w:t>Keakuratan (</w:t>
            </w:r>
            <w:r w:rsidRPr="00093D30">
              <w:rPr>
                <w:rFonts w:eastAsia="Arial" w:cstheme="minorHAnsi"/>
                <w:i/>
                <w:color w:val="000000"/>
                <w:sz w:val="24"/>
                <w:szCs w:val="24"/>
              </w:rPr>
              <w:t>Integrity</w:t>
            </w:r>
            <w:r w:rsidRPr="00093D30">
              <w:rPr>
                <w:rFonts w:eastAsia="Arial" w:cstheme="minorHAnsi"/>
                <w:color w:val="000000"/>
                <w:sz w:val="24"/>
                <w:szCs w:val="24"/>
              </w:rPr>
              <w:t>) Aset Informasi</w:t>
            </w:r>
          </w:p>
          <w:p w14:paraId="15C2677E" w14:textId="0CD2E96F" w:rsidR="007F20BD" w:rsidRDefault="007F20BD" w:rsidP="00BF43F7">
            <w:pPr>
              <w:pBdr>
                <w:top w:val="nil"/>
                <w:left w:val="nil"/>
                <w:bottom w:val="nil"/>
                <w:right w:val="nil"/>
                <w:between w:val="nil"/>
              </w:pBdr>
              <w:spacing w:before="0" w:line="360" w:lineRule="auto"/>
              <w:ind w:left="1448" w:right="95"/>
              <w:rPr>
                <w:rFonts w:eastAsia="Arial" w:cstheme="minorHAnsi"/>
                <w:color w:val="000000"/>
                <w:sz w:val="24"/>
                <w:szCs w:val="24"/>
              </w:rPr>
            </w:pPr>
            <w:r w:rsidRPr="00781421">
              <w:rPr>
                <w:rFonts w:eastAsia="Arial" w:cstheme="minorHAnsi"/>
                <w:color w:val="000000"/>
                <w:sz w:val="24"/>
                <w:szCs w:val="24"/>
              </w:rPr>
              <w:t xml:space="preserve">Integritas yakni kelengkapan dan keakuratan Informasi. Kehilangan integritas informasi dapat terjadi jika adanya perubahan informasi </w:t>
            </w:r>
            <w:r w:rsidRPr="00781421">
              <w:rPr>
                <w:rFonts w:eastAsia="Arial" w:cstheme="minorHAnsi"/>
                <w:color w:val="000000"/>
                <w:sz w:val="24"/>
                <w:szCs w:val="24"/>
              </w:rPr>
              <w:lastRenderedPageBreak/>
              <w:t>yang tidak sah pada data atau sistem TI dengan atau tindakan yang disengaja maupun tidak disengaja. Jika integritas data tidak dapat dipulihkan kembali, penggunaan informasi secara terus menerus dapat mengakibatkan ketidakakuratan, penipuan, atau pengambilan keputusan yang tidak tepat.</w:t>
            </w:r>
          </w:p>
          <w:p w14:paraId="1251ED8A" w14:textId="77777777" w:rsidR="00BF43F7" w:rsidRPr="00781421" w:rsidRDefault="00BF43F7" w:rsidP="00DD7293">
            <w:pPr>
              <w:pBdr>
                <w:top w:val="nil"/>
                <w:left w:val="nil"/>
                <w:bottom w:val="nil"/>
                <w:right w:val="nil"/>
                <w:between w:val="nil"/>
              </w:pBdr>
              <w:spacing w:before="158" w:line="360" w:lineRule="auto"/>
              <w:ind w:left="1448" w:right="95"/>
              <w:rPr>
                <w:rFonts w:eastAsia="Arial" w:cstheme="minorHAnsi"/>
                <w:color w:val="000000"/>
                <w:sz w:val="24"/>
                <w:szCs w:val="24"/>
              </w:rPr>
            </w:pPr>
          </w:p>
          <w:p w14:paraId="5E091993" w14:textId="77777777" w:rsidR="007F20BD" w:rsidRPr="00781421" w:rsidRDefault="007F20BD" w:rsidP="00DD7293">
            <w:pPr>
              <w:widowControl w:val="0"/>
              <w:numPr>
                <w:ilvl w:val="4"/>
                <w:numId w:val="6"/>
              </w:numPr>
              <w:pBdr>
                <w:top w:val="nil"/>
                <w:left w:val="nil"/>
                <w:bottom w:val="nil"/>
                <w:right w:val="nil"/>
                <w:between w:val="nil"/>
              </w:pBdr>
              <w:spacing w:before="120" w:after="0" w:line="360" w:lineRule="auto"/>
              <w:ind w:left="1448" w:hanging="426"/>
              <w:rPr>
                <w:rFonts w:eastAsia="Arial" w:cstheme="minorHAnsi"/>
                <w:sz w:val="24"/>
                <w:szCs w:val="24"/>
              </w:rPr>
            </w:pPr>
            <w:r w:rsidRPr="00781421">
              <w:rPr>
                <w:rFonts w:eastAsia="Arial" w:cstheme="minorHAnsi"/>
                <w:color w:val="000000"/>
                <w:sz w:val="24"/>
                <w:szCs w:val="24"/>
              </w:rPr>
              <w:t>Ketersediaan (</w:t>
            </w:r>
            <w:r w:rsidRPr="00781421">
              <w:rPr>
                <w:rFonts w:eastAsia="Arial" w:cstheme="minorHAnsi"/>
                <w:i/>
                <w:color w:val="000000"/>
                <w:sz w:val="24"/>
                <w:szCs w:val="24"/>
              </w:rPr>
              <w:t>Availability</w:t>
            </w:r>
            <w:r w:rsidRPr="00781421">
              <w:rPr>
                <w:rFonts w:eastAsia="Arial" w:cstheme="minorHAnsi"/>
                <w:color w:val="000000"/>
                <w:sz w:val="24"/>
                <w:szCs w:val="24"/>
              </w:rPr>
              <w:t>) Aset Informasi</w:t>
            </w:r>
          </w:p>
          <w:p w14:paraId="1E26FD36" w14:textId="77777777" w:rsidR="007F20BD" w:rsidRPr="00ED3161" w:rsidRDefault="007F20BD" w:rsidP="00BF43F7">
            <w:pPr>
              <w:pBdr>
                <w:top w:val="nil"/>
                <w:left w:val="nil"/>
                <w:bottom w:val="nil"/>
                <w:right w:val="nil"/>
                <w:between w:val="nil"/>
              </w:pBdr>
              <w:spacing w:before="0" w:line="360" w:lineRule="auto"/>
              <w:ind w:left="1448" w:right="95"/>
              <w:rPr>
                <w:rFonts w:eastAsia="Arial" w:cstheme="minorHAnsi"/>
                <w:color w:val="000000"/>
                <w:sz w:val="24"/>
                <w:szCs w:val="24"/>
              </w:rPr>
            </w:pPr>
            <w:r w:rsidRPr="00781421">
              <w:rPr>
                <w:rFonts w:eastAsia="Arial" w:cstheme="minorHAnsi"/>
                <w:color w:val="000000"/>
                <w:sz w:val="24"/>
                <w:szCs w:val="24"/>
              </w:rPr>
              <w:t>Ketersediaan yakni seberapa cepat informasi tersebut tersedia pada saat diperlukan. Jika informasi penting tidak tersedia bagi pengguna, pencapaian tujuan Perusahaan dapat terpengaruh.</w:t>
            </w:r>
          </w:p>
          <w:p w14:paraId="58CCCE2B" w14:textId="6685C784" w:rsidR="007F20BD" w:rsidRDefault="007F20BD" w:rsidP="00DD7293">
            <w:pPr>
              <w:widowControl w:val="0"/>
              <w:numPr>
                <w:ilvl w:val="2"/>
                <w:numId w:val="15"/>
              </w:numPr>
              <w:pBdr>
                <w:top w:val="nil"/>
                <w:left w:val="nil"/>
                <w:bottom w:val="nil"/>
                <w:right w:val="nil"/>
                <w:between w:val="nil"/>
              </w:pBdr>
              <w:spacing w:before="120" w:after="0" w:line="360" w:lineRule="auto"/>
              <w:ind w:left="739" w:hanging="284"/>
              <w:rPr>
                <w:rFonts w:eastAsia="Arial" w:cstheme="minorHAnsi"/>
                <w:sz w:val="24"/>
                <w:szCs w:val="24"/>
              </w:rPr>
            </w:pPr>
            <w:r w:rsidRPr="00ED3161">
              <w:rPr>
                <w:rFonts w:eastAsia="Arial" w:cstheme="minorHAnsi"/>
                <w:color w:val="000000"/>
                <w:sz w:val="24"/>
                <w:szCs w:val="24"/>
                <w:lang w:val="en-GB"/>
              </w:rPr>
              <w:t xml:space="preserve">Analisis terhadap risiko dilakukan </w:t>
            </w:r>
            <w:r w:rsidRPr="00ED3161">
              <w:rPr>
                <w:rFonts w:eastAsia="Arial" w:cstheme="minorHAnsi"/>
                <w:color w:val="000000"/>
                <w:sz w:val="24"/>
                <w:szCs w:val="24"/>
                <w:lang w:val="en-GB"/>
              </w:rPr>
              <w:lastRenderedPageBreak/>
              <w:t xml:space="preserve">dengan mengidentifikasi sejumlah risiko yang muncul pada pelaksanaan Tugas Pokok dan Fungsi </w:t>
            </w:r>
            <w:r w:rsidR="00AF150D">
              <w:rPr>
                <w:rFonts w:eastAsia="Arial" w:cstheme="minorHAnsi"/>
                <w:color w:val="000000"/>
                <w:sz w:val="24"/>
                <w:szCs w:val="24"/>
                <w:lang w:val="en-GB"/>
              </w:rPr>
              <w:t>PT Didi Max Berjangka</w:t>
            </w:r>
            <w:r w:rsidRPr="00ED3161">
              <w:rPr>
                <w:rFonts w:eastAsia="Arial" w:cstheme="minorHAnsi"/>
                <w:color w:val="000000"/>
                <w:sz w:val="24"/>
                <w:szCs w:val="24"/>
                <w:lang w:val="en-GB"/>
              </w:rPr>
              <w:t xml:space="preserve">. Identifikasi Risiko mencakup Penilaian terhadap Confidentiality, Integrity, dan Availability (CIA). Penilaian CIA dapat dilihat pada </w:t>
            </w:r>
            <w:r w:rsidRPr="00BD02C9">
              <w:rPr>
                <w:rFonts w:eastAsia="Arial" w:cstheme="minorHAnsi"/>
                <w:i/>
                <w:color w:val="000000"/>
                <w:sz w:val="24"/>
                <w:szCs w:val="24"/>
                <w:lang w:val="en-GB"/>
              </w:rPr>
              <w:t>Standard &amp; Procedures</w:t>
            </w:r>
            <w:r w:rsidRPr="00ED3161">
              <w:rPr>
                <w:rFonts w:eastAsia="Arial" w:cstheme="minorHAnsi"/>
                <w:color w:val="000000"/>
                <w:sz w:val="24"/>
                <w:szCs w:val="24"/>
                <w:lang w:val="en-GB"/>
              </w:rPr>
              <w:t xml:space="preserve"> Pengelolaan dan Penggunaan Aset. Setelah melakukan penilaian CIA terhadap aset, apabila nilai kritikalitas aset lebih dari atau sama dengan 2, maka perlu mengidentifikasi Ancaman, Tingkat Keparahan dan Tingkat Kejadian.</w:t>
            </w:r>
          </w:p>
          <w:p w14:paraId="440E2163" w14:textId="77777777" w:rsidR="007F20BD" w:rsidRPr="00ED3161" w:rsidRDefault="007F20BD" w:rsidP="00DD7293">
            <w:pPr>
              <w:widowControl w:val="0"/>
              <w:numPr>
                <w:ilvl w:val="2"/>
                <w:numId w:val="15"/>
              </w:numPr>
              <w:pBdr>
                <w:top w:val="nil"/>
                <w:left w:val="nil"/>
                <w:bottom w:val="nil"/>
                <w:right w:val="nil"/>
                <w:between w:val="nil"/>
              </w:pBdr>
              <w:spacing w:before="120" w:after="0" w:line="360" w:lineRule="auto"/>
              <w:ind w:left="739" w:hanging="284"/>
              <w:rPr>
                <w:rFonts w:eastAsia="Arial" w:cstheme="minorHAnsi"/>
                <w:sz w:val="24"/>
                <w:szCs w:val="24"/>
              </w:rPr>
            </w:pPr>
            <w:r w:rsidRPr="00ED3161">
              <w:rPr>
                <w:rFonts w:eastAsia="Arial" w:cstheme="minorHAnsi"/>
                <w:color w:val="000000"/>
                <w:sz w:val="24"/>
                <w:szCs w:val="24"/>
                <w:lang w:val="en-GB"/>
              </w:rPr>
              <w:t>Selama proses identifikasi risiko, sumber informasi yang dapat dikumpulkan antara lain:</w:t>
            </w:r>
          </w:p>
          <w:p w14:paraId="6D239DAA" w14:textId="77777777" w:rsidR="007F20BD" w:rsidRPr="00781421" w:rsidRDefault="007F20BD" w:rsidP="00DD7293">
            <w:pPr>
              <w:pStyle w:val="ListParagraph"/>
              <w:numPr>
                <w:ilvl w:val="0"/>
                <w:numId w:val="17"/>
              </w:numPr>
              <w:spacing w:before="158" w:line="360" w:lineRule="auto"/>
              <w:ind w:left="1022" w:right="95" w:hanging="283"/>
              <w:rPr>
                <w:rFonts w:eastAsia="Arial" w:cstheme="minorHAnsi"/>
                <w:color w:val="000000"/>
                <w:sz w:val="24"/>
                <w:szCs w:val="24"/>
                <w:lang w:val="id"/>
              </w:rPr>
            </w:pPr>
            <w:r w:rsidRPr="00781421">
              <w:rPr>
                <w:rFonts w:eastAsia="Arial" w:cstheme="minorHAnsi"/>
                <w:color w:val="000000"/>
                <w:sz w:val="24"/>
                <w:szCs w:val="24"/>
                <w:lang w:val="id"/>
              </w:rPr>
              <w:t>Dokumen internal, seperti:</w:t>
            </w:r>
          </w:p>
          <w:p w14:paraId="0A6486A3" w14:textId="77777777" w:rsidR="007F20BD" w:rsidRPr="0078643A" w:rsidRDefault="007F20BD" w:rsidP="00DD7293">
            <w:pPr>
              <w:pStyle w:val="ListParagraph"/>
              <w:widowControl w:val="0"/>
              <w:numPr>
                <w:ilvl w:val="4"/>
                <w:numId w:val="11"/>
              </w:numPr>
              <w:pBdr>
                <w:top w:val="nil"/>
                <w:left w:val="nil"/>
                <w:bottom w:val="nil"/>
                <w:right w:val="nil"/>
                <w:between w:val="nil"/>
              </w:pBdr>
              <w:tabs>
                <w:tab w:val="left" w:pos="3828"/>
              </w:tabs>
              <w:spacing w:before="158" w:after="0" w:line="360" w:lineRule="auto"/>
              <w:ind w:left="1448" w:right="95" w:hanging="426"/>
              <w:rPr>
                <w:rFonts w:eastAsia="Arial" w:cstheme="minorHAnsi"/>
                <w:sz w:val="24"/>
                <w:szCs w:val="24"/>
              </w:rPr>
            </w:pPr>
            <w:r w:rsidRPr="0078643A">
              <w:rPr>
                <w:rFonts w:eastAsia="Arial" w:cstheme="minorHAnsi"/>
                <w:color w:val="000000"/>
                <w:sz w:val="24"/>
                <w:szCs w:val="24"/>
              </w:rPr>
              <w:t xml:space="preserve">Laporan atau rencana yang terdokumentasi, seperti: laporan strategi dan / atau laporan manajemen perusahaan, rencana </w:t>
            </w:r>
            <w:r w:rsidRPr="0078643A">
              <w:rPr>
                <w:rFonts w:eastAsia="Arial" w:cstheme="minorHAnsi"/>
                <w:color w:val="000000"/>
                <w:sz w:val="24"/>
                <w:szCs w:val="24"/>
              </w:rPr>
              <w:lastRenderedPageBreak/>
              <w:t>anggaran, dll.</w:t>
            </w:r>
          </w:p>
          <w:p w14:paraId="4D8DC2B4" w14:textId="77777777" w:rsidR="007F20BD" w:rsidRPr="0078643A" w:rsidRDefault="007F20BD" w:rsidP="00DD7293">
            <w:pPr>
              <w:widowControl w:val="0"/>
              <w:numPr>
                <w:ilvl w:val="4"/>
                <w:numId w:val="11"/>
              </w:numPr>
              <w:pBdr>
                <w:top w:val="nil"/>
                <w:left w:val="nil"/>
                <w:bottom w:val="nil"/>
                <w:right w:val="nil"/>
                <w:between w:val="nil"/>
              </w:pBdr>
              <w:tabs>
                <w:tab w:val="left" w:pos="3828"/>
              </w:tabs>
              <w:spacing w:before="120" w:after="0" w:line="360" w:lineRule="auto"/>
              <w:ind w:left="1448" w:right="95" w:hanging="426"/>
              <w:jc w:val="left"/>
              <w:rPr>
                <w:rFonts w:eastAsia="Arial" w:cstheme="minorHAnsi"/>
                <w:sz w:val="24"/>
                <w:szCs w:val="24"/>
              </w:rPr>
            </w:pPr>
            <w:r w:rsidRPr="0078643A">
              <w:rPr>
                <w:rFonts w:eastAsia="Arial" w:cstheme="minorHAnsi"/>
                <w:color w:val="000000"/>
                <w:sz w:val="24"/>
                <w:szCs w:val="24"/>
              </w:rPr>
              <w:t>Risalah rapat (</w:t>
            </w:r>
            <w:r w:rsidRPr="0078643A">
              <w:rPr>
                <w:rFonts w:eastAsia="Arial" w:cstheme="minorHAnsi"/>
                <w:i/>
                <w:color w:val="000000"/>
                <w:sz w:val="24"/>
                <w:szCs w:val="24"/>
              </w:rPr>
              <w:t>Minutes of Meeting</w:t>
            </w:r>
            <w:r w:rsidRPr="0078643A">
              <w:rPr>
                <w:rFonts w:eastAsia="Arial" w:cstheme="minorHAnsi"/>
                <w:color w:val="000000"/>
                <w:sz w:val="24"/>
                <w:szCs w:val="24"/>
              </w:rPr>
              <w:t>).</w:t>
            </w:r>
          </w:p>
          <w:p w14:paraId="527342AA" w14:textId="77777777" w:rsidR="007F20BD" w:rsidRPr="0078643A" w:rsidRDefault="007F20BD" w:rsidP="00DD7293">
            <w:pPr>
              <w:widowControl w:val="0"/>
              <w:numPr>
                <w:ilvl w:val="4"/>
                <w:numId w:val="11"/>
              </w:numPr>
              <w:pBdr>
                <w:top w:val="nil"/>
                <w:left w:val="nil"/>
                <w:bottom w:val="nil"/>
                <w:right w:val="nil"/>
                <w:between w:val="nil"/>
              </w:pBdr>
              <w:tabs>
                <w:tab w:val="left" w:pos="3828"/>
              </w:tabs>
              <w:spacing w:before="158" w:after="0" w:line="360" w:lineRule="auto"/>
              <w:ind w:left="1448" w:right="95" w:hanging="426"/>
              <w:jc w:val="left"/>
              <w:rPr>
                <w:rFonts w:eastAsia="Arial" w:cstheme="minorHAnsi"/>
                <w:sz w:val="24"/>
                <w:szCs w:val="24"/>
              </w:rPr>
            </w:pPr>
            <w:r w:rsidRPr="0078643A">
              <w:rPr>
                <w:rFonts w:eastAsia="Arial" w:cstheme="minorHAnsi"/>
                <w:color w:val="000000"/>
                <w:sz w:val="24"/>
                <w:szCs w:val="24"/>
              </w:rPr>
              <w:t xml:space="preserve">Kebijakan Operasional, </w:t>
            </w:r>
            <w:r w:rsidRPr="0078643A">
              <w:rPr>
                <w:rFonts w:eastAsia="Arial" w:cstheme="minorHAnsi"/>
                <w:sz w:val="24"/>
                <w:szCs w:val="24"/>
              </w:rPr>
              <w:t>Standar</w:t>
            </w:r>
            <w:r w:rsidRPr="0078643A">
              <w:rPr>
                <w:rFonts w:eastAsia="Arial" w:cstheme="minorHAnsi"/>
                <w:color w:val="000000"/>
                <w:sz w:val="24"/>
                <w:szCs w:val="24"/>
              </w:rPr>
              <w:t xml:space="preserve"> maupun prosedur operasional.</w:t>
            </w:r>
          </w:p>
          <w:p w14:paraId="2AD15458" w14:textId="77777777" w:rsidR="007F20BD" w:rsidRPr="0078643A" w:rsidRDefault="007F20BD" w:rsidP="00DD7293">
            <w:pPr>
              <w:widowControl w:val="0"/>
              <w:numPr>
                <w:ilvl w:val="4"/>
                <w:numId w:val="11"/>
              </w:numPr>
              <w:pBdr>
                <w:top w:val="nil"/>
                <w:left w:val="nil"/>
                <w:bottom w:val="nil"/>
                <w:right w:val="nil"/>
                <w:between w:val="nil"/>
              </w:pBdr>
              <w:tabs>
                <w:tab w:val="left" w:pos="3828"/>
              </w:tabs>
              <w:spacing w:before="158" w:after="0" w:line="360" w:lineRule="auto"/>
              <w:ind w:left="1448" w:right="95" w:hanging="426"/>
              <w:jc w:val="left"/>
              <w:rPr>
                <w:rFonts w:eastAsia="Arial" w:cstheme="minorHAnsi"/>
                <w:sz w:val="24"/>
                <w:szCs w:val="24"/>
              </w:rPr>
            </w:pPr>
            <w:r w:rsidRPr="0078643A">
              <w:rPr>
                <w:rFonts w:eastAsia="Arial" w:cstheme="minorHAnsi"/>
                <w:color w:val="000000"/>
                <w:sz w:val="24"/>
                <w:szCs w:val="24"/>
              </w:rPr>
              <w:t>Rencana strategi TI dan jaringan.</w:t>
            </w:r>
          </w:p>
          <w:p w14:paraId="3B9D6C9D" w14:textId="77777777" w:rsidR="007F20BD" w:rsidRPr="0078643A" w:rsidRDefault="007F20BD" w:rsidP="00DD7293">
            <w:pPr>
              <w:widowControl w:val="0"/>
              <w:numPr>
                <w:ilvl w:val="4"/>
                <w:numId w:val="11"/>
              </w:numPr>
              <w:pBdr>
                <w:top w:val="nil"/>
                <w:left w:val="nil"/>
                <w:bottom w:val="nil"/>
                <w:right w:val="nil"/>
                <w:between w:val="nil"/>
              </w:pBdr>
              <w:tabs>
                <w:tab w:val="left" w:pos="3828"/>
              </w:tabs>
              <w:spacing w:before="158" w:after="0" w:line="360" w:lineRule="auto"/>
              <w:ind w:left="1448" w:right="95" w:hanging="426"/>
              <w:rPr>
                <w:rFonts w:eastAsia="Arial" w:cstheme="minorHAnsi"/>
                <w:sz w:val="24"/>
                <w:szCs w:val="24"/>
              </w:rPr>
            </w:pPr>
            <w:r w:rsidRPr="0078643A">
              <w:rPr>
                <w:rFonts w:eastAsia="Arial" w:cstheme="minorHAnsi"/>
                <w:color w:val="000000"/>
                <w:sz w:val="24"/>
                <w:szCs w:val="24"/>
              </w:rPr>
              <w:t xml:space="preserve">Kebijakan yang relevan (misalnya asuransi, keamanan informasi, </w:t>
            </w:r>
            <w:r w:rsidRPr="0078643A">
              <w:rPr>
                <w:rFonts w:eastAsia="Arial" w:cstheme="minorHAnsi"/>
                <w:i/>
                <w:color w:val="000000"/>
                <w:sz w:val="24"/>
                <w:szCs w:val="24"/>
              </w:rPr>
              <w:t xml:space="preserve">whistle-blower </w:t>
            </w:r>
            <w:r w:rsidRPr="0078643A">
              <w:rPr>
                <w:rFonts w:eastAsia="Arial" w:cstheme="minorHAnsi"/>
                <w:color w:val="000000"/>
                <w:sz w:val="24"/>
                <w:szCs w:val="24"/>
              </w:rPr>
              <w:t>dan sumber daya manusia, kode etik / perilaku).</w:t>
            </w:r>
          </w:p>
          <w:p w14:paraId="215CA92A" w14:textId="77777777" w:rsidR="007F20BD" w:rsidRPr="0078643A" w:rsidRDefault="007F20BD" w:rsidP="00DD7293">
            <w:pPr>
              <w:widowControl w:val="0"/>
              <w:numPr>
                <w:ilvl w:val="4"/>
                <w:numId w:val="11"/>
              </w:numPr>
              <w:pBdr>
                <w:top w:val="nil"/>
                <w:left w:val="nil"/>
                <w:bottom w:val="nil"/>
                <w:right w:val="nil"/>
                <w:between w:val="nil"/>
              </w:pBdr>
              <w:spacing w:before="158" w:after="0" w:line="360" w:lineRule="auto"/>
              <w:ind w:left="1448" w:hanging="426"/>
              <w:jc w:val="left"/>
              <w:rPr>
                <w:rFonts w:eastAsia="Arial" w:cstheme="minorHAnsi"/>
                <w:sz w:val="24"/>
                <w:szCs w:val="24"/>
              </w:rPr>
            </w:pPr>
            <w:r w:rsidRPr="0078643A">
              <w:rPr>
                <w:rFonts w:eastAsia="Arial" w:cstheme="minorHAnsi"/>
                <w:color w:val="000000"/>
                <w:sz w:val="24"/>
                <w:szCs w:val="24"/>
              </w:rPr>
              <w:t>Laporan audit internal.</w:t>
            </w:r>
          </w:p>
          <w:p w14:paraId="7AD279D6" w14:textId="77777777" w:rsidR="007F20BD" w:rsidRPr="0078643A" w:rsidRDefault="007F20BD" w:rsidP="00DD7293">
            <w:pPr>
              <w:widowControl w:val="0"/>
              <w:numPr>
                <w:ilvl w:val="4"/>
                <w:numId w:val="11"/>
              </w:numPr>
              <w:pBdr>
                <w:top w:val="nil"/>
                <w:left w:val="nil"/>
                <w:bottom w:val="nil"/>
                <w:right w:val="nil"/>
                <w:between w:val="nil"/>
              </w:pBdr>
              <w:spacing w:before="158" w:after="0" w:line="360" w:lineRule="auto"/>
              <w:ind w:left="1448" w:hanging="426"/>
              <w:jc w:val="left"/>
              <w:rPr>
                <w:rFonts w:eastAsia="Arial" w:cstheme="minorHAnsi"/>
                <w:sz w:val="24"/>
                <w:szCs w:val="24"/>
              </w:rPr>
            </w:pPr>
            <w:r w:rsidRPr="0078643A">
              <w:rPr>
                <w:rFonts w:eastAsia="Arial" w:cstheme="minorHAnsi"/>
                <w:color w:val="000000"/>
                <w:sz w:val="24"/>
                <w:szCs w:val="24"/>
              </w:rPr>
              <w:t>Rencana kelangsungan bisnis / pemulihan bencana.</w:t>
            </w:r>
          </w:p>
          <w:p w14:paraId="7798EED1" w14:textId="77777777" w:rsidR="007F20BD" w:rsidRPr="0078643A" w:rsidRDefault="007F20BD" w:rsidP="00DD7293">
            <w:pPr>
              <w:widowControl w:val="0"/>
              <w:numPr>
                <w:ilvl w:val="4"/>
                <w:numId w:val="11"/>
              </w:numPr>
              <w:pBdr>
                <w:top w:val="nil"/>
                <w:left w:val="nil"/>
                <w:bottom w:val="nil"/>
                <w:right w:val="nil"/>
                <w:between w:val="nil"/>
              </w:pBdr>
              <w:spacing w:before="158" w:after="0" w:line="360" w:lineRule="auto"/>
              <w:ind w:left="1448" w:hanging="426"/>
              <w:jc w:val="left"/>
              <w:rPr>
                <w:rFonts w:eastAsia="Arial" w:cstheme="minorHAnsi"/>
                <w:sz w:val="24"/>
                <w:szCs w:val="24"/>
              </w:rPr>
            </w:pPr>
            <w:r w:rsidRPr="0078643A">
              <w:rPr>
                <w:rFonts w:eastAsia="Arial" w:cstheme="minorHAnsi"/>
                <w:color w:val="000000"/>
                <w:sz w:val="24"/>
                <w:szCs w:val="24"/>
              </w:rPr>
              <w:t>Formulir.</w:t>
            </w:r>
          </w:p>
          <w:p w14:paraId="410EAD4E" w14:textId="77777777" w:rsidR="007F20BD" w:rsidRPr="00781421" w:rsidRDefault="007F20BD" w:rsidP="00DD7293">
            <w:pPr>
              <w:pStyle w:val="ListParagraph"/>
              <w:numPr>
                <w:ilvl w:val="0"/>
                <w:numId w:val="17"/>
              </w:numPr>
              <w:spacing w:line="360" w:lineRule="auto"/>
              <w:ind w:left="1022" w:hanging="283"/>
              <w:rPr>
                <w:rFonts w:eastAsia="Arial" w:cstheme="minorHAnsi"/>
                <w:color w:val="000000"/>
                <w:sz w:val="24"/>
                <w:szCs w:val="24"/>
                <w:lang w:val="en-GB"/>
              </w:rPr>
            </w:pPr>
            <w:r w:rsidRPr="00781421">
              <w:rPr>
                <w:rFonts w:eastAsia="Arial" w:cstheme="minorHAnsi"/>
                <w:color w:val="000000"/>
                <w:sz w:val="24"/>
                <w:szCs w:val="24"/>
                <w:lang w:val="en-GB"/>
              </w:rPr>
              <w:t>Dokumen eksternal, seperti:</w:t>
            </w:r>
          </w:p>
          <w:p w14:paraId="6B1B5A08" w14:textId="77777777" w:rsidR="007F20BD" w:rsidRPr="0078643A" w:rsidRDefault="007F20BD" w:rsidP="00DD7293">
            <w:pPr>
              <w:pStyle w:val="ListParagraph"/>
              <w:widowControl w:val="0"/>
              <w:numPr>
                <w:ilvl w:val="4"/>
                <w:numId w:val="15"/>
              </w:numPr>
              <w:pBdr>
                <w:top w:val="nil"/>
                <w:left w:val="nil"/>
                <w:bottom w:val="nil"/>
                <w:right w:val="nil"/>
                <w:between w:val="nil"/>
              </w:pBdr>
              <w:spacing w:before="157" w:after="0" w:line="360" w:lineRule="auto"/>
              <w:ind w:left="1448" w:hanging="426"/>
              <w:jc w:val="left"/>
              <w:rPr>
                <w:rFonts w:eastAsia="Arial" w:cstheme="minorHAnsi"/>
                <w:sz w:val="24"/>
                <w:szCs w:val="24"/>
              </w:rPr>
            </w:pPr>
            <w:r w:rsidRPr="0078643A">
              <w:rPr>
                <w:rFonts w:eastAsia="Arial" w:cstheme="minorHAnsi"/>
                <w:color w:val="000000"/>
                <w:sz w:val="24"/>
                <w:szCs w:val="24"/>
              </w:rPr>
              <w:t>Laporan dan informasi audit eksternal.</w:t>
            </w:r>
          </w:p>
          <w:p w14:paraId="1359D6CD" w14:textId="142FF757" w:rsidR="007F20BD" w:rsidRPr="009700A8" w:rsidRDefault="007F20BD" w:rsidP="00DD7293">
            <w:pPr>
              <w:widowControl w:val="0"/>
              <w:numPr>
                <w:ilvl w:val="4"/>
                <w:numId w:val="15"/>
              </w:numPr>
              <w:pBdr>
                <w:top w:val="nil"/>
                <w:left w:val="nil"/>
                <w:bottom w:val="nil"/>
                <w:right w:val="nil"/>
                <w:between w:val="nil"/>
              </w:pBdr>
              <w:spacing w:before="158" w:after="0" w:line="360" w:lineRule="auto"/>
              <w:ind w:left="1448" w:hanging="426"/>
              <w:jc w:val="left"/>
              <w:rPr>
                <w:rFonts w:eastAsia="Arial" w:cstheme="minorHAnsi"/>
                <w:sz w:val="24"/>
                <w:szCs w:val="24"/>
              </w:rPr>
            </w:pPr>
            <w:r w:rsidRPr="00781421">
              <w:rPr>
                <w:rFonts w:eastAsia="Arial" w:cstheme="minorHAnsi"/>
                <w:color w:val="000000"/>
                <w:sz w:val="24"/>
                <w:szCs w:val="24"/>
              </w:rPr>
              <w:t>Persyaratan regulasi terkait.</w:t>
            </w:r>
          </w:p>
          <w:p w14:paraId="0F307E3B" w14:textId="77777777" w:rsidR="009700A8" w:rsidRPr="00781421" w:rsidRDefault="009700A8" w:rsidP="009700A8">
            <w:pPr>
              <w:widowControl w:val="0"/>
              <w:pBdr>
                <w:top w:val="nil"/>
                <w:left w:val="nil"/>
                <w:bottom w:val="nil"/>
                <w:right w:val="nil"/>
                <w:between w:val="nil"/>
              </w:pBdr>
              <w:spacing w:before="158" w:after="0" w:line="360" w:lineRule="auto"/>
              <w:ind w:left="1448"/>
              <w:jc w:val="left"/>
              <w:rPr>
                <w:rFonts w:eastAsia="Arial" w:cstheme="minorHAnsi"/>
                <w:sz w:val="24"/>
                <w:szCs w:val="24"/>
              </w:rPr>
            </w:pPr>
          </w:p>
          <w:p w14:paraId="78922D8B" w14:textId="77777777" w:rsidR="007F20BD" w:rsidRPr="00781421" w:rsidRDefault="007F20BD" w:rsidP="00DD7293">
            <w:pPr>
              <w:pStyle w:val="ListParagraph"/>
              <w:numPr>
                <w:ilvl w:val="0"/>
                <w:numId w:val="17"/>
              </w:numPr>
              <w:spacing w:line="360" w:lineRule="auto"/>
              <w:ind w:left="1022" w:hanging="283"/>
              <w:rPr>
                <w:rFonts w:eastAsia="Arial" w:cstheme="minorHAnsi"/>
                <w:color w:val="000000"/>
                <w:sz w:val="24"/>
                <w:szCs w:val="24"/>
                <w:lang w:val="en-GB"/>
              </w:rPr>
            </w:pPr>
            <w:r w:rsidRPr="00781421">
              <w:rPr>
                <w:rFonts w:eastAsia="Arial" w:cstheme="minorHAnsi"/>
                <w:color w:val="000000"/>
                <w:sz w:val="24"/>
                <w:szCs w:val="24"/>
                <w:lang w:val="en-GB"/>
              </w:rPr>
              <w:t>Dokumentasi historical (log kejadian) tentang insiden/permasalahan operasional, seperti:</w:t>
            </w:r>
          </w:p>
          <w:p w14:paraId="1AEA1ABF" w14:textId="64A75B3E" w:rsidR="007F20BD" w:rsidRPr="009700A8" w:rsidRDefault="007F20BD" w:rsidP="00DD7293">
            <w:pPr>
              <w:pStyle w:val="ListParagraph"/>
              <w:widowControl w:val="0"/>
              <w:numPr>
                <w:ilvl w:val="0"/>
                <w:numId w:val="60"/>
              </w:numPr>
              <w:pBdr>
                <w:top w:val="nil"/>
                <w:left w:val="nil"/>
                <w:bottom w:val="nil"/>
                <w:right w:val="nil"/>
                <w:between w:val="nil"/>
              </w:pBdr>
              <w:spacing w:before="120" w:after="0" w:line="360" w:lineRule="auto"/>
              <w:ind w:left="1448" w:right="95" w:hanging="426"/>
              <w:rPr>
                <w:rFonts w:eastAsia="Arial" w:cstheme="minorHAnsi"/>
                <w:sz w:val="24"/>
                <w:szCs w:val="24"/>
              </w:rPr>
            </w:pPr>
            <w:r w:rsidRPr="0078643A">
              <w:rPr>
                <w:rFonts w:eastAsia="Arial" w:cstheme="minorHAnsi"/>
                <w:color w:val="000000"/>
                <w:sz w:val="24"/>
                <w:szCs w:val="24"/>
              </w:rPr>
              <w:t>Daftar keluhan dari pelanggan / vendor/insiden internal operasional perusahaan.</w:t>
            </w:r>
          </w:p>
          <w:p w14:paraId="036436F7" w14:textId="498F839D" w:rsidR="009700A8" w:rsidRDefault="009700A8" w:rsidP="009700A8">
            <w:pPr>
              <w:widowControl w:val="0"/>
              <w:pBdr>
                <w:top w:val="nil"/>
                <w:left w:val="nil"/>
                <w:bottom w:val="nil"/>
                <w:right w:val="nil"/>
                <w:between w:val="nil"/>
              </w:pBdr>
              <w:spacing w:before="120" w:after="0" w:line="360" w:lineRule="auto"/>
              <w:ind w:right="95"/>
              <w:rPr>
                <w:rFonts w:eastAsia="Arial" w:cstheme="minorHAnsi"/>
                <w:sz w:val="24"/>
                <w:szCs w:val="24"/>
              </w:rPr>
            </w:pPr>
          </w:p>
          <w:p w14:paraId="21B8ED3D" w14:textId="77777777" w:rsidR="009700A8" w:rsidRPr="009700A8" w:rsidRDefault="009700A8" w:rsidP="009700A8">
            <w:pPr>
              <w:widowControl w:val="0"/>
              <w:pBdr>
                <w:top w:val="nil"/>
                <w:left w:val="nil"/>
                <w:bottom w:val="nil"/>
                <w:right w:val="nil"/>
                <w:between w:val="nil"/>
              </w:pBdr>
              <w:spacing w:before="120" w:after="0" w:line="360" w:lineRule="auto"/>
              <w:ind w:right="95"/>
              <w:rPr>
                <w:rFonts w:eastAsia="Arial" w:cstheme="minorHAnsi"/>
                <w:sz w:val="24"/>
                <w:szCs w:val="24"/>
              </w:rPr>
            </w:pPr>
          </w:p>
          <w:p w14:paraId="2210BE92" w14:textId="77777777" w:rsidR="007F20BD" w:rsidRPr="0078643A" w:rsidRDefault="007F20BD" w:rsidP="00DD7293">
            <w:pPr>
              <w:pStyle w:val="ListParagraph"/>
              <w:widowControl w:val="0"/>
              <w:numPr>
                <w:ilvl w:val="0"/>
                <w:numId w:val="60"/>
              </w:numPr>
              <w:pBdr>
                <w:top w:val="nil"/>
                <w:left w:val="nil"/>
                <w:bottom w:val="nil"/>
                <w:right w:val="nil"/>
                <w:between w:val="nil"/>
              </w:pBdr>
              <w:spacing w:before="120" w:after="0" w:line="360" w:lineRule="auto"/>
              <w:ind w:left="1448" w:right="95" w:hanging="426"/>
              <w:rPr>
                <w:rFonts w:eastAsia="Arial" w:cstheme="minorHAnsi"/>
                <w:sz w:val="24"/>
                <w:szCs w:val="24"/>
              </w:rPr>
            </w:pPr>
            <w:r w:rsidRPr="0078643A">
              <w:rPr>
                <w:rFonts w:eastAsia="Arial" w:cstheme="minorHAnsi"/>
                <w:color w:val="000000"/>
                <w:sz w:val="24"/>
                <w:szCs w:val="24"/>
              </w:rPr>
              <w:t>Aktivitas yang melibatkan penipuan, ketidak jujuran, dan pelanggaran  kerahasiaan.</w:t>
            </w:r>
          </w:p>
          <w:p w14:paraId="776BAED1" w14:textId="77777777" w:rsidR="007F20BD" w:rsidRPr="00781421" w:rsidRDefault="007F20BD" w:rsidP="00DD7293">
            <w:pPr>
              <w:widowControl w:val="0"/>
              <w:numPr>
                <w:ilvl w:val="4"/>
                <w:numId w:val="15"/>
              </w:numPr>
              <w:pBdr>
                <w:top w:val="nil"/>
                <w:left w:val="nil"/>
                <w:bottom w:val="nil"/>
                <w:right w:val="nil"/>
                <w:between w:val="nil"/>
              </w:pBdr>
              <w:spacing w:before="120" w:after="0" w:line="360" w:lineRule="auto"/>
              <w:ind w:left="1448" w:right="95" w:hanging="426"/>
              <w:rPr>
                <w:rFonts w:eastAsia="Arial" w:cstheme="minorHAnsi"/>
                <w:sz w:val="24"/>
                <w:szCs w:val="24"/>
              </w:rPr>
            </w:pPr>
            <w:r w:rsidRPr="00781421">
              <w:rPr>
                <w:rFonts w:eastAsia="Arial" w:cstheme="minorHAnsi"/>
                <w:color w:val="000000"/>
                <w:sz w:val="24"/>
                <w:szCs w:val="24"/>
              </w:rPr>
              <w:t>Hukuman, denda dan sanksi yang dijatuhkan oleh otoritas regulasi.</w:t>
            </w:r>
          </w:p>
          <w:p w14:paraId="791E8893" w14:textId="77777777" w:rsidR="007F20BD" w:rsidRPr="00306D4C" w:rsidRDefault="007F20BD" w:rsidP="00DD7293">
            <w:pPr>
              <w:pStyle w:val="ListParagraph"/>
              <w:numPr>
                <w:ilvl w:val="2"/>
                <w:numId w:val="15"/>
              </w:numPr>
              <w:pBdr>
                <w:top w:val="nil"/>
                <w:left w:val="nil"/>
                <w:bottom w:val="nil"/>
                <w:right w:val="nil"/>
                <w:between w:val="nil"/>
              </w:pBdr>
              <w:spacing w:before="158" w:line="360" w:lineRule="auto"/>
              <w:ind w:left="739" w:right="95" w:hanging="284"/>
              <w:rPr>
                <w:rFonts w:eastAsia="Arial" w:cstheme="minorHAnsi"/>
                <w:color w:val="000000"/>
                <w:sz w:val="24"/>
                <w:szCs w:val="24"/>
                <w:lang w:val="en-GB"/>
              </w:rPr>
            </w:pPr>
            <w:r w:rsidRPr="00306D4C">
              <w:rPr>
                <w:rFonts w:eastAsia="Arial" w:cstheme="minorHAnsi"/>
                <w:color w:val="000000"/>
                <w:sz w:val="24"/>
                <w:szCs w:val="24"/>
                <w:lang w:val="en-GB"/>
              </w:rPr>
              <w:t>Hasil tinjauan sumber informasi di atas harus dapat memberikan gambaran mencakup namun tidak terbatas pada:</w:t>
            </w:r>
          </w:p>
          <w:p w14:paraId="236A6AF6" w14:textId="77777777" w:rsidR="007F20BD" w:rsidRPr="00781421" w:rsidRDefault="007F20BD" w:rsidP="00DD7293">
            <w:pPr>
              <w:widowControl w:val="0"/>
              <w:numPr>
                <w:ilvl w:val="0"/>
                <w:numId w:val="18"/>
              </w:numPr>
              <w:pBdr>
                <w:top w:val="nil"/>
                <w:left w:val="nil"/>
                <w:bottom w:val="nil"/>
                <w:right w:val="nil"/>
                <w:between w:val="nil"/>
              </w:pBdr>
              <w:spacing w:before="120" w:after="0" w:line="360" w:lineRule="auto"/>
              <w:ind w:left="1022" w:right="95" w:hanging="283"/>
              <w:rPr>
                <w:rFonts w:eastAsia="Arial" w:cstheme="minorHAnsi"/>
                <w:sz w:val="24"/>
                <w:szCs w:val="24"/>
              </w:rPr>
            </w:pPr>
            <w:r w:rsidRPr="00781421">
              <w:rPr>
                <w:rFonts w:eastAsia="Arial" w:cstheme="minorHAnsi"/>
                <w:color w:val="000000"/>
                <w:sz w:val="24"/>
                <w:szCs w:val="24"/>
              </w:rPr>
              <w:t xml:space="preserve">Identifikasi risiko dalam berbagai </w:t>
            </w:r>
            <w:r w:rsidRPr="00781421">
              <w:rPr>
                <w:rFonts w:eastAsia="Arial" w:cstheme="minorHAnsi"/>
                <w:color w:val="000000"/>
                <w:sz w:val="24"/>
                <w:szCs w:val="24"/>
              </w:rPr>
              <w:lastRenderedPageBreak/>
              <w:t>lingkungan bisnis, kegiatan dan aset atau proses terkait;</w:t>
            </w:r>
          </w:p>
          <w:p w14:paraId="44962713" w14:textId="77777777" w:rsidR="007F20BD" w:rsidRPr="00781421" w:rsidRDefault="007F20BD" w:rsidP="00DD7293">
            <w:pPr>
              <w:widowControl w:val="0"/>
              <w:numPr>
                <w:ilvl w:val="0"/>
                <w:numId w:val="18"/>
              </w:numPr>
              <w:pBdr>
                <w:top w:val="nil"/>
                <w:left w:val="nil"/>
                <w:bottom w:val="nil"/>
                <w:right w:val="nil"/>
                <w:between w:val="nil"/>
              </w:pBdr>
              <w:spacing w:before="120" w:after="0" w:line="360" w:lineRule="auto"/>
              <w:ind w:left="1022" w:right="95" w:hanging="283"/>
              <w:rPr>
                <w:rFonts w:eastAsia="Arial" w:cstheme="minorHAnsi"/>
                <w:sz w:val="24"/>
                <w:szCs w:val="24"/>
              </w:rPr>
            </w:pPr>
            <w:r w:rsidRPr="00781421">
              <w:rPr>
                <w:rFonts w:eastAsia="Arial" w:cstheme="minorHAnsi"/>
                <w:color w:val="000000"/>
                <w:sz w:val="24"/>
                <w:szCs w:val="24"/>
              </w:rPr>
              <w:t>Konteks Internal dan Eksternal Keamanan Informasi dalam Perusahaan;</w:t>
            </w:r>
          </w:p>
          <w:p w14:paraId="4F65D739" w14:textId="77777777" w:rsidR="007F20BD" w:rsidRPr="00781421" w:rsidRDefault="007F20BD" w:rsidP="00DD7293">
            <w:pPr>
              <w:widowControl w:val="0"/>
              <w:numPr>
                <w:ilvl w:val="0"/>
                <w:numId w:val="18"/>
              </w:numPr>
              <w:pBdr>
                <w:top w:val="nil"/>
                <w:left w:val="nil"/>
                <w:bottom w:val="nil"/>
                <w:right w:val="nil"/>
                <w:between w:val="nil"/>
              </w:pBdr>
              <w:spacing w:before="120" w:after="0" w:line="360" w:lineRule="auto"/>
              <w:ind w:left="1022" w:right="95" w:hanging="283"/>
              <w:rPr>
                <w:rFonts w:eastAsia="Arial" w:cstheme="minorHAnsi"/>
                <w:sz w:val="24"/>
                <w:szCs w:val="24"/>
              </w:rPr>
            </w:pPr>
            <w:r w:rsidRPr="00781421">
              <w:rPr>
                <w:rFonts w:eastAsia="Arial" w:cstheme="minorHAnsi"/>
                <w:color w:val="000000"/>
                <w:sz w:val="24"/>
                <w:szCs w:val="24"/>
              </w:rPr>
              <w:t>Dokumentasi pengendalian terkait yang ada untuk mengelola risiko</w:t>
            </w:r>
            <w:r w:rsidRPr="00781421">
              <w:rPr>
                <w:rFonts w:eastAsia="Arial" w:cstheme="minorHAnsi"/>
                <w:sz w:val="24"/>
                <w:szCs w:val="24"/>
              </w:rPr>
              <w:t>;</w:t>
            </w:r>
          </w:p>
          <w:p w14:paraId="2BE3BA30" w14:textId="2F975568" w:rsidR="004971DD" w:rsidRPr="007F20BD" w:rsidRDefault="007F20BD" w:rsidP="00DD7293">
            <w:pPr>
              <w:widowControl w:val="0"/>
              <w:numPr>
                <w:ilvl w:val="0"/>
                <w:numId w:val="18"/>
              </w:numPr>
              <w:pBdr>
                <w:top w:val="nil"/>
                <w:left w:val="nil"/>
                <w:bottom w:val="nil"/>
                <w:right w:val="nil"/>
                <w:between w:val="nil"/>
              </w:pBdr>
              <w:spacing w:before="120" w:after="0" w:line="360" w:lineRule="auto"/>
              <w:ind w:left="1022" w:right="95" w:hanging="283"/>
              <w:rPr>
                <w:rFonts w:eastAsia="Arial" w:cstheme="minorHAnsi"/>
                <w:sz w:val="24"/>
                <w:szCs w:val="24"/>
              </w:rPr>
            </w:pPr>
            <w:r w:rsidRPr="00781421">
              <w:rPr>
                <w:rFonts w:eastAsia="Arial" w:cstheme="minorHAnsi"/>
                <w:color w:val="000000"/>
                <w:sz w:val="24"/>
                <w:szCs w:val="24"/>
              </w:rPr>
              <w:t>Identifikasi faktor pendukung yang meningkatkan peluang maupun pengendalian risiko untuk menentukan rencana tindakan apa yang mungkin diperlukan.</w:t>
            </w:r>
          </w:p>
        </w:tc>
        <w:tc>
          <w:tcPr>
            <w:tcW w:w="236" w:type="dxa"/>
          </w:tcPr>
          <w:p w14:paraId="5A6A96D5" w14:textId="77777777" w:rsidR="004971DD" w:rsidRPr="007B6EA1" w:rsidRDefault="004971DD">
            <w:pPr>
              <w:spacing w:before="0" w:after="0" w:line="360" w:lineRule="auto"/>
              <w:rPr>
                <w:rFonts w:cstheme="minorHAnsi"/>
                <w:sz w:val="24"/>
                <w:szCs w:val="24"/>
                <w:lang w:val="en-US"/>
              </w:rPr>
            </w:pPr>
          </w:p>
        </w:tc>
        <w:tc>
          <w:tcPr>
            <w:tcW w:w="4560" w:type="dxa"/>
          </w:tcPr>
          <w:p w14:paraId="157E73E4" w14:textId="2C257240" w:rsidR="00DD7293" w:rsidRPr="00DD7293" w:rsidRDefault="00DD7293">
            <w:pPr>
              <w:pStyle w:val="ListParagraph"/>
              <w:numPr>
                <w:ilvl w:val="0"/>
                <w:numId w:val="125"/>
              </w:numPr>
              <w:spacing w:before="0" w:after="120" w:line="360" w:lineRule="auto"/>
              <w:ind w:left="714" w:hanging="357"/>
              <w:contextualSpacing w:val="0"/>
              <w:rPr>
                <w:rFonts w:cstheme="minorHAnsi"/>
                <w:i/>
                <w:sz w:val="24"/>
                <w:szCs w:val="24"/>
                <w:lang w:val="en-US"/>
              </w:rPr>
            </w:pPr>
            <w:r w:rsidRPr="00DD7293">
              <w:rPr>
                <w:rFonts w:cstheme="minorHAnsi"/>
                <w:i/>
                <w:sz w:val="24"/>
                <w:szCs w:val="24"/>
                <w:lang w:val="en-US"/>
              </w:rPr>
              <w:t>Risk identification is the process of identifying risks or potential threats to information security as a result of vulnerabilities in the company's operations or actions that will affect the achievement of its strategy and objectives.</w:t>
            </w:r>
          </w:p>
          <w:p w14:paraId="2ABE1C35" w14:textId="77777777" w:rsidR="004971DD" w:rsidRDefault="00DD7293">
            <w:pPr>
              <w:pStyle w:val="ListParagraph"/>
              <w:numPr>
                <w:ilvl w:val="0"/>
                <w:numId w:val="125"/>
              </w:numPr>
              <w:spacing w:before="0" w:after="0" w:line="360" w:lineRule="auto"/>
              <w:rPr>
                <w:rFonts w:cstheme="minorHAnsi"/>
                <w:i/>
                <w:sz w:val="24"/>
                <w:szCs w:val="24"/>
                <w:lang w:val="en-US"/>
              </w:rPr>
            </w:pPr>
            <w:r w:rsidRPr="00DD7293">
              <w:rPr>
                <w:rFonts w:cstheme="minorHAnsi"/>
                <w:i/>
                <w:sz w:val="24"/>
                <w:szCs w:val="24"/>
                <w:lang w:val="en-US"/>
              </w:rPr>
              <w:t>In identifying and assessing risk, management must first ensure there is a risk management approach across all lines of the Company, but not limited to:</w:t>
            </w:r>
          </w:p>
          <w:p w14:paraId="36709BFF" w14:textId="77777777" w:rsidR="00DD7293" w:rsidRDefault="00DD7293" w:rsidP="00DD7293">
            <w:pPr>
              <w:spacing w:before="0" w:after="120" w:line="360" w:lineRule="auto"/>
              <w:rPr>
                <w:rFonts w:cstheme="minorHAnsi"/>
                <w:i/>
                <w:sz w:val="24"/>
                <w:szCs w:val="24"/>
                <w:lang w:val="en-US"/>
              </w:rPr>
            </w:pPr>
          </w:p>
          <w:p w14:paraId="23F80EFC" w14:textId="77777777" w:rsidR="00DD7293" w:rsidRDefault="00DD7293">
            <w:pPr>
              <w:pStyle w:val="ListParagraph"/>
              <w:numPr>
                <w:ilvl w:val="0"/>
                <w:numId w:val="126"/>
              </w:numPr>
              <w:spacing w:before="0" w:after="360" w:line="360" w:lineRule="auto"/>
              <w:ind w:left="1037" w:hanging="357"/>
              <w:contextualSpacing w:val="0"/>
              <w:rPr>
                <w:rFonts w:cstheme="minorHAnsi"/>
                <w:i/>
                <w:sz w:val="24"/>
                <w:szCs w:val="24"/>
                <w:lang w:val="en-US"/>
              </w:rPr>
            </w:pPr>
            <w:r w:rsidRPr="00DD7293">
              <w:rPr>
                <w:rFonts w:cstheme="minorHAnsi"/>
                <w:i/>
                <w:sz w:val="24"/>
                <w:szCs w:val="24"/>
                <w:lang w:val="en-US"/>
              </w:rPr>
              <w:t>Risk awareness from Top Management, Managers and all staff;</w:t>
            </w:r>
          </w:p>
          <w:p w14:paraId="0D875985" w14:textId="77777777" w:rsidR="00DD7293" w:rsidRDefault="00DD7293">
            <w:pPr>
              <w:pStyle w:val="ListParagraph"/>
              <w:numPr>
                <w:ilvl w:val="0"/>
                <w:numId w:val="126"/>
              </w:numPr>
              <w:spacing w:before="480" w:after="0" w:line="360" w:lineRule="auto"/>
              <w:ind w:left="1037" w:hanging="357"/>
              <w:contextualSpacing w:val="0"/>
              <w:rPr>
                <w:rFonts w:cstheme="minorHAnsi"/>
                <w:i/>
                <w:sz w:val="24"/>
                <w:szCs w:val="24"/>
                <w:lang w:val="en-US"/>
              </w:rPr>
            </w:pPr>
            <w:r w:rsidRPr="00DD7293">
              <w:rPr>
                <w:rFonts w:cstheme="minorHAnsi"/>
                <w:i/>
                <w:sz w:val="24"/>
                <w:szCs w:val="24"/>
                <w:lang w:val="en-US"/>
              </w:rPr>
              <w:t>A clear understanding of the Company's Risk Appetite;</w:t>
            </w:r>
          </w:p>
          <w:p w14:paraId="6086BB94" w14:textId="77777777" w:rsidR="00BF43F7" w:rsidRDefault="00DD7293">
            <w:pPr>
              <w:pStyle w:val="ListParagraph"/>
              <w:numPr>
                <w:ilvl w:val="0"/>
                <w:numId w:val="126"/>
              </w:numPr>
              <w:spacing w:before="120" w:after="120" w:line="360" w:lineRule="auto"/>
              <w:ind w:left="1037" w:hanging="357"/>
              <w:contextualSpacing w:val="0"/>
              <w:rPr>
                <w:rFonts w:cstheme="minorHAnsi"/>
                <w:i/>
                <w:sz w:val="24"/>
                <w:szCs w:val="24"/>
                <w:lang w:val="en-US"/>
              </w:rPr>
            </w:pPr>
            <w:r w:rsidRPr="00DD7293">
              <w:rPr>
                <w:rFonts w:cstheme="minorHAnsi"/>
                <w:i/>
                <w:sz w:val="24"/>
                <w:szCs w:val="24"/>
                <w:lang w:val="en-US"/>
              </w:rPr>
              <w:t xml:space="preserve">Understanding of the provisions of laws and regulations related to Information Security; </w:t>
            </w:r>
            <w:r w:rsidRPr="00DD7293">
              <w:rPr>
                <w:rFonts w:cstheme="minorHAnsi"/>
                <w:i/>
                <w:sz w:val="24"/>
                <w:szCs w:val="24"/>
                <w:lang w:val="en-US"/>
              </w:rPr>
              <w:lastRenderedPageBreak/>
              <w:t>transparency and integration of responsibilities regarding significant risks from every aspect related to information processing.</w:t>
            </w:r>
          </w:p>
          <w:p w14:paraId="7664B656" w14:textId="77777777" w:rsidR="00DD7293" w:rsidRDefault="00DD7293">
            <w:pPr>
              <w:pStyle w:val="ListParagraph"/>
              <w:numPr>
                <w:ilvl w:val="0"/>
                <w:numId w:val="126"/>
              </w:numPr>
              <w:spacing w:before="120" w:after="0" w:line="360" w:lineRule="auto"/>
              <w:ind w:left="1037" w:hanging="357"/>
              <w:contextualSpacing w:val="0"/>
              <w:rPr>
                <w:rFonts w:cstheme="minorHAnsi"/>
                <w:i/>
                <w:sz w:val="24"/>
                <w:szCs w:val="24"/>
                <w:lang w:val="en-US"/>
              </w:rPr>
            </w:pPr>
            <w:r w:rsidRPr="00BF43F7">
              <w:rPr>
                <w:rFonts w:cstheme="minorHAnsi"/>
                <w:i/>
                <w:sz w:val="24"/>
                <w:szCs w:val="24"/>
                <w:lang w:val="en-US"/>
              </w:rPr>
              <w:t>Information security risk identification is carried out based on the discussion results of each division facilitated by the Risk Management &amp; Compliance Division.</w:t>
            </w:r>
          </w:p>
          <w:p w14:paraId="65CC7D23" w14:textId="77777777" w:rsidR="00BF43F7" w:rsidRDefault="00BF43F7">
            <w:pPr>
              <w:pStyle w:val="ListParagraph"/>
              <w:numPr>
                <w:ilvl w:val="0"/>
                <w:numId w:val="125"/>
              </w:numPr>
              <w:spacing w:before="0" w:after="120" w:line="360" w:lineRule="auto"/>
              <w:ind w:left="714" w:hanging="357"/>
              <w:contextualSpacing w:val="0"/>
              <w:rPr>
                <w:rFonts w:cstheme="minorHAnsi"/>
                <w:i/>
                <w:sz w:val="24"/>
                <w:szCs w:val="24"/>
                <w:lang w:val="en-US"/>
              </w:rPr>
            </w:pPr>
            <w:r w:rsidRPr="00BF43F7">
              <w:rPr>
                <w:rFonts w:cstheme="minorHAnsi"/>
                <w:i/>
                <w:sz w:val="24"/>
                <w:szCs w:val="24"/>
                <w:lang w:val="en-US"/>
              </w:rPr>
              <w:t>In terms of information security risk, risk identification is carried out by:</w:t>
            </w:r>
          </w:p>
          <w:p w14:paraId="47CF4191" w14:textId="77777777" w:rsidR="00BF43F7" w:rsidRDefault="00BF43F7">
            <w:pPr>
              <w:pStyle w:val="ListParagraph"/>
              <w:numPr>
                <w:ilvl w:val="0"/>
                <w:numId w:val="127"/>
              </w:numPr>
              <w:spacing w:before="0" w:after="0" w:line="360" w:lineRule="auto"/>
              <w:ind w:left="1037" w:hanging="357"/>
              <w:contextualSpacing w:val="0"/>
              <w:rPr>
                <w:rFonts w:cstheme="minorHAnsi"/>
                <w:i/>
                <w:sz w:val="24"/>
                <w:szCs w:val="24"/>
                <w:lang w:val="en-US"/>
              </w:rPr>
            </w:pPr>
            <w:r w:rsidRPr="00BF43F7">
              <w:rPr>
                <w:rFonts w:cstheme="minorHAnsi"/>
                <w:i/>
                <w:sz w:val="24"/>
                <w:szCs w:val="24"/>
                <w:lang w:val="en-US"/>
              </w:rPr>
              <w:t xml:space="preserve">Categorize all information processing assets for each asset owner in the related business unit and according to the organizational context (the scope of the </w:t>
            </w:r>
            <w:r>
              <w:rPr>
                <w:rFonts w:cstheme="minorHAnsi"/>
                <w:i/>
                <w:sz w:val="24"/>
                <w:szCs w:val="24"/>
                <w:lang w:val="en-US"/>
              </w:rPr>
              <w:t>SMKI</w:t>
            </w:r>
            <w:r w:rsidRPr="00BF43F7">
              <w:rPr>
                <w:rFonts w:cstheme="minorHAnsi"/>
                <w:i/>
                <w:sz w:val="24"/>
                <w:szCs w:val="24"/>
                <w:lang w:val="en-US"/>
              </w:rPr>
              <w:t>) used within the Company with the following examples:</w:t>
            </w:r>
          </w:p>
          <w:p w14:paraId="2801A589" w14:textId="62382F51" w:rsidR="00BF43F7" w:rsidRDefault="00BF43F7" w:rsidP="00BF43F7">
            <w:pPr>
              <w:pStyle w:val="ListParagraph"/>
              <w:numPr>
                <w:ilvl w:val="4"/>
                <w:numId w:val="15"/>
              </w:numPr>
              <w:spacing w:before="0" w:after="120" w:line="360" w:lineRule="auto"/>
              <w:ind w:left="1467" w:hanging="425"/>
              <w:rPr>
                <w:rFonts w:cstheme="minorHAnsi"/>
                <w:i/>
                <w:sz w:val="24"/>
                <w:szCs w:val="24"/>
                <w:lang w:val="en-US"/>
              </w:rPr>
            </w:pPr>
            <w:r w:rsidRPr="00BF43F7">
              <w:rPr>
                <w:rFonts w:cstheme="minorHAnsi"/>
                <w:i/>
                <w:sz w:val="24"/>
                <w:szCs w:val="24"/>
                <w:lang w:val="en-US"/>
              </w:rPr>
              <w:t xml:space="preserve">Information: Customer Data and Customer Information, Company Human Resources Information, Operational </w:t>
            </w:r>
            <w:r w:rsidRPr="00BF43F7">
              <w:rPr>
                <w:rFonts w:cstheme="minorHAnsi"/>
                <w:i/>
                <w:sz w:val="24"/>
                <w:szCs w:val="24"/>
                <w:lang w:val="en-US"/>
              </w:rPr>
              <w:lastRenderedPageBreak/>
              <w:t>information in policies, standards and business processes, reports and other related information used in operations, Passwords, Source Codes, Intellectual Property, Related Data with regulatory requirements, Strategic Plans, Employee Personal Data, Purchasing Data and more.</w:t>
            </w:r>
          </w:p>
          <w:p w14:paraId="207C1942" w14:textId="53E1C2DB" w:rsidR="00BF43F7" w:rsidRDefault="00BF43F7" w:rsidP="00BF43F7">
            <w:pPr>
              <w:pStyle w:val="ListParagraph"/>
              <w:spacing w:before="0" w:after="120" w:line="360" w:lineRule="auto"/>
              <w:ind w:left="1467"/>
              <w:rPr>
                <w:rFonts w:cstheme="minorHAnsi"/>
                <w:i/>
                <w:sz w:val="24"/>
                <w:szCs w:val="24"/>
                <w:lang w:val="en-US"/>
              </w:rPr>
            </w:pPr>
          </w:p>
          <w:p w14:paraId="16FD2926" w14:textId="77777777" w:rsidR="00BF43F7" w:rsidRDefault="00BF43F7" w:rsidP="00BF43F7">
            <w:pPr>
              <w:pStyle w:val="ListParagraph"/>
              <w:spacing w:before="0" w:after="120" w:line="360" w:lineRule="auto"/>
              <w:ind w:left="1467"/>
              <w:rPr>
                <w:rFonts w:cstheme="minorHAnsi"/>
                <w:i/>
                <w:sz w:val="24"/>
                <w:szCs w:val="24"/>
                <w:lang w:val="en-US"/>
              </w:rPr>
            </w:pPr>
          </w:p>
          <w:p w14:paraId="7048046A" w14:textId="15DE3931" w:rsidR="00BF43F7" w:rsidRDefault="00BF43F7" w:rsidP="00BF43F7">
            <w:pPr>
              <w:pStyle w:val="ListParagraph"/>
              <w:numPr>
                <w:ilvl w:val="4"/>
                <w:numId w:val="15"/>
              </w:numPr>
              <w:spacing w:before="0" w:after="120" w:line="360" w:lineRule="auto"/>
              <w:ind w:left="1467" w:hanging="425"/>
              <w:rPr>
                <w:rFonts w:cstheme="minorHAnsi"/>
                <w:i/>
                <w:sz w:val="24"/>
                <w:szCs w:val="24"/>
                <w:lang w:val="en-US"/>
              </w:rPr>
            </w:pPr>
            <w:r w:rsidRPr="00BF43F7">
              <w:rPr>
                <w:rFonts w:cstheme="minorHAnsi"/>
                <w:i/>
                <w:sz w:val="24"/>
                <w:szCs w:val="24"/>
                <w:lang w:val="en-US"/>
              </w:rPr>
              <w:t>Technology: Servers, Computers, Tablets, Smartphones, Server Application Software, End-User Application Software, Development Tools, Routers, Removable Media, Power Supplies, and others.</w:t>
            </w:r>
          </w:p>
          <w:p w14:paraId="0944C8D2" w14:textId="6BFE10EF" w:rsidR="00BF43F7" w:rsidRDefault="00BF43F7" w:rsidP="00BF43F7">
            <w:pPr>
              <w:spacing w:before="0" w:after="120" w:line="360" w:lineRule="auto"/>
              <w:rPr>
                <w:rFonts w:cstheme="minorHAnsi"/>
                <w:i/>
                <w:sz w:val="24"/>
                <w:szCs w:val="24"/>
                <w:lang w:val="en-US"/>
              </w:rPr>
            </w:pPr>
          </w:p>
          <w:p w14:paraId="0CDC9890" w14:textId="77777777" w:rsidR="00BF43F7" w:rsidRPr="00BF43F7" w:rsidRDefault="00BF43F7" w:rsidP="00BF43F7">
            <w:pPr>
              <w:spacing w:before="0" w:after="120" w:line="360" w:lineRule="auto"/>
              <w:rPr>
                <w:rFonts w:cstheme="minorHAnsi"/>
                <w:i/>
                <w:sz w:val="24"/>
                <w:szCs w:val="24"/>
                <w:lang w:val="en-US"/>
              </w:rPr>
            </w:pPr>
          </w:p>
          <w:p w14:paraId="38762150" w14:textId="77777777" w:rsidR="00BF43F7" w:rsidRDefault="00BF43F7" w:rsidP="00BF43F7">
            <w:pPr>
              <w:pStyle w:val="ListParagraph"/>
              <w:numPr>
                <w:ilvl w:val="4"/>
                <w:numId w:val="15"/>
              </w:numPr>
              <w:spacing w:before="0" w:after="120" w:line="360" w:lineRule="auto"/>
              <w:ind w:left="1467" w:hanging="425"/>
              <w:rPr>
                <w:rFonts w:cstheme="minorHAnsi"/>
                <w:i/>
                <w:sz w:val="24"/>
                <w:szCs w:val="24"/>
                <w:lang w:val="en-US"/>
              </w:rPr>
            </w:pPr>
            <w:r w:rsidRPr="00BF43F7">
              <w:rPr>
                <w:rFonts w:cstheme="minorHAnsi"/>
                <w:i/>
                <w:sz w:val="24"/>
                <w:szCs w:val="24"/>
                <w:lang w:val="en-US"/>
              </w:rPr>
              <w:lastRenderedPageBreak/>
              <w:t>Services: E-mail, Instant Messaging, Identity Access Management (IAM), Directory Services, Domain Name System (DNS), Enterprise Management tools, VPN. Collaboration Services Tools, such as Gsuite and others.</w:t>
            </w:r>
          </w:p>
          <w:p w14:paraId="00FFDCFA" w14:textId="77777777" w:rsidR="00BF43F7" w:rsidRDefault="00BF43F7" w:rsidP="00BF43F7">
            <w:pPr>
              <w:pStyle w:val="ListParagraph"/>
              <w:numPr>
                <w:ilvl w:val="4"/>
                <w:numId w:val="15"/>
              </w:numPr>
              <w:spacing w:before="0" w:after="120" w:line="360" w:lineRule="auto"/>
              <w:ind w:left="1467" w:hanging="425"/>
              <w:rPr>
                <w:rFonts w:cstheme="minorHAnsi"/>
                <w:i/>
                <w:sz w:val="24"/>
                <w:szCs w:val="24"/>
                <w:lang w:val="en-US"/>
              </w:rPr>
            </w:pPr>
            <w:r w:rsidRPr="00BF43F7">
              <w:rPr>
                <w:rFonts w:cstheme="minorHAnsi"/>
                <w:i/>
                <w:sz w:val="24"/>
                <w:szCs w:val="24"/>
                <w:lang w:val="en-US"/>
              </w:rPr>
              <w:t>People: Top Management, Employees, Developers, Third Party Support, users, customers.</w:t>
            </w:r>
          </w:p>
          <w:p w14:paraId="4459D039" w14:textId="44960016" w:rsidR="00BF43F7" w:rsidRDefault="00BF43F7">
            <w:pPr>
              <w:pStyle w:val="ListParagraph"/>
              <w:numPr>
                <w:ilvl w:val="0"/>
                <w:numId w:val="127"/>
              </w:numPr>
              <w:spacing w:before="0" w:after="120" w:line="360" w:lineRule="auto"/>
              <w:ind w:left="1042"/>
              <w:rPr>
                <w:rFonts w:cstheme="minorHAnsi"/>
                <w:i/>
                <w:sz w:val="24"/>
                <w:szCs w:val="24"/>
                <w:lang w:val="en-US"/>
              </w:rPr>
            </w:pPr>
            <w:r w:rsidRPr="00BF43F7">
              <w:rPr>
                <w:rFonts w:cstheme="minorHAnsi"/>
                <w:i/>
                <w:sz w:val="24"/>
                <w:szCs w:val="24"/>
                <w:lang w:val="en-US"/>
              </w:rPr>
              <w:t>Recording assets or making an inventory list of assets from each business unit that is used in operational activities and has the possibility and impact of threats and vulnerabilities to information security risks.</w:t>
            </w:r>
          </w:p>
          <w:p w14:paraId="498E1C9D" w14:textId="77777777" w:rsidR="00BF43F7" w:rsidRDefault="00BF43F7" w:rsidP="00BF43F7">
            <w:pPr>
              <w:pStyle w:val="ListParagraph"/>
              <w:spacing w:before="0" w:after="120" w:line="360" w:lineRule="auto"/>
              <w:ind w:left="1042"/>
              <w:rPr>
                <w:rFonts w:cstheme="minorHAnsi"/>
                <w:i/>
                <w:sz w:val="24"/>
                <w:szCs w:val="24"/>
                <w:lang w:val="en-US"/>
              </w:rPr>
            </w:pPr>
          </w:p>
          <w:p w14:paraId="2DD8F42A" w14:textId="12087E8A" w:rsidR="00BF43F7" w:rsidRDefault="00BF43F7">
            <w:pPr>
              <w:pStyle w:val="ListParagraph"/>
              <w:numPr>
                <w:ilvl w:val="0"/>
                <w:numId w:val="127"/>
              </w:numPr>
              <w:spacing w:before="0" w:after="120" w:line="360" w:lineRule="auto"/>
              <w:ind w:left="1042"/>
              <w:rPr>
                <w:rFonts w:cstheme="minorHAnsi"/>
                <w:i/>
                <w:sz w:val="24"/>
                <w:szCs w:val="24"/>
                <w:lang w:val="en-US"/>
              </w:rPr>
            </w:pPr>
            <w:r w:rsidRPr="00BF43F7">
              <w:rPr>
                <w:rFonts w:cstheme="minorHAnsi"/>
                <w:i/>
                <w:sz w:val="24"/>
                <w:szCs w:val="24"/>
                <w:lang w:val="en-US"/>
              </w:rPr>
              <w:t>Determining the asset owner for each asset that has been identified and grouped by division or other Organizational context.</w:t>
            </w:r>
          </w:p>
          <w:p w14:paraId="5BF66AD9" w14:textId="77777777" w:rsidR="00BF43F7" w:rsidRPr="00BF43F7" w:rsidRDefault="00BF43F7" w:rsidP="00BF43F7">
            <w:pPr>
              <w:pStyle w:val="ListParagraph"/>
              <w:spacing w:after="120"/>
              <w:contextualSpacing w:val="0"/>
              <w:rPr>
                <w:rFonts w:cstheme="minorHAnsi"/>
                <w:i/>
                <w:sz w:val="24"/>
                <w:szCs w:val="24"/>
                <w:lang w:val="en-US"/>
              </w:rPr>
            </w:pPr>
          </w:p>
          <w:p w14:paraId="6AEB3252" w14:textId="33F5116B" w:rsidR="00BF43F7" w:rsidRDefault="00BF43F7">
            <w:pPr>
              <w:pStyle w:val="ListParagraph"/>
              <w:numPr>
                <w:ilvl w:val="0"/>
                <w:numId w:val="127"/>
              </w:numPr>
              <w:spacing w:before="0" w:after="120" w:line="360" w:lineRule="auto"/>
              <w:ind w:left="1042"/>
              <w:rPr>
                <w:rFonts w:cstheme="minorHAnsi"/>
                <w:i/>
                <w:sz w:val="24"/>
                <w:szCs w:val="24"/>
                <w:lang w:val="en-US"/>
              </w:rPr>
            </w:pPr>
            <w:r w:rsidRPr="00BF43F7">
              <w:rPr>
                <w:rFonts w:cstheme="minorHAnsi"/>
                <w:i/>
                <w:sz w:val="24"/>
                <w:szCs w:val="24"/>
                <w:lang w:val="en-US"/>
              </w:rPr>
              <w:t>Provide asset valuation based on CIA ratings for all identified assets according to the levels of Confidentiality, Availability, Integrity as follows:</w:t>
            </w:r>
          </w:p>
          <w:p w14:paraId="222D18B4" w14:textId="77777777" w:rsidR="00BF43F7" w:rsidRPr="00BF43F7" w:rsidRDefault="00BF43F7" w:rsidP="00BF43F7">
            <w:pPr>
              <w:pStyle w:val="ListParagraph"/>
              <w:spacing w:after="120"/>
              <w:contextualSpacing w:val="0"/>
              <w:rPr>
                <w:rFonts w:cstheme="minorHAnsi"/>
                <w:i/>
                <w:sz w:val="24"/>
                <w:szCs w:val="24"/>
                <w:lang w:val="en-US"/>
              </w:rPr>
            </w:pPr>
          </w:p>
          <w:p w14:paraId="2AA6A2F1" w14:textId="77777777" w:rsidR="00BF43F7" w:rsidRDefault="00BF43F7">
            <w:pPr>
              <w:pStyle w:val="ListParagraph"/>
              <w:numPr>
                <w:ilvl w:val="0"/>
                <w:numId w:val="128"/>
              </w:numPr>
              <w:spacing w:before="0" w:after="120" w:line="360" w:lineRule="auto"/>
              <w:ind w:left="1467" w:hanging="425"/>
              <w:rPr>
                <w:rFonts w:cstheme="minorHAnsi"/>
                <w:i/>
                <w:sz w:val="24"/>
                <w:szCs w:val="24"/>
                <w:lang w:val="en-US"/>
              </w:rPr>
            </w:pPr>
            <w:r w:rsidRPr="00BF43F7">
              <w:rPr>
                <w:rFonts w:cstheme="minorHAnsi"/>
                <w:i/>
                <w:sz w:val="24"/>
                <w:szCs w:val="24"/>
                <w:lang w:val="en-US"/>
              </w:rPr>
              <w:t>Confidentiality of Information Assets</w:t>
            </w:r>
          </w:p>
          <w:p w14:paraId="29C8FC85" w14:textId="1738F306" w:rsidR="00BF43F7" w:rsidRDefault="00BF43F7" w:rsidP="00BF43F7">
            <w:pPr>
              <w:pStyle w:val="ListParagraph"/>
              <w:spacing w:before="0" w:after="120" w:line="360" w:lineRule="auto"/>
              <w:ind w:left="1467"/>
              <w:rPr>
                <w:rFonts w:cstheme="minorHAnsi"/>
                <w:i/>
                <w:sz w:val="24"/>
                <w:szCs w:val="24"/>
                <w:lang w:val="en-US"/>
              </w:rPr>
            </w:pPr>
            <w:r w:rsidRPr="00BF43F7">
              <w:rPr>
                <w:rFonts w:cstheme="minorHAnsi"/>
                <w:i/>
                <w:sz w:val="24"/>
                <w:szCs w:val="24"/>
                <w:lang w:val="en-US"/>
              </w:rPr>
              <w:t>Confidentiality of information, namely the protection of information from unauthorized disclosure. The impact of unauthorized disclosure of confidential information can endanger organizational security to the disclosure of personal data of employees and service users.</w:t>
            </w:r>
          </w:p>
          <w:p w14:paraId="7ECFF7BB" w14:textId="77777777" w:rsidR="00BF43F7" w:rsidRPr="00BF43F7" w:rsidRDefault="00BF43F7" w:rsidP="00BF43F7">
            <w:pPr>
              <w:pStyle w:val="ListParagraph"/>
              <w:spacing w:before="0" w:after="160" w:line="360" w:lineRule="auto"/>
              <w:ind w:left="1469"/>
              <w:contextualSpacing w:val="0"/>
              <w:rPr>
                <w:rFonts w:cstheme="minorHAnsi"/>
                <w:i/>
                <w:sz w:val="24"/>
                <w:szCs w:val="24"/>
                <w:lang w:val="en-US"/>
              </w:rPr>
            </w:pPr>
          </w:p>
          <w:p w14:paraId="1E8C48C5" w14:textId="349178DC" w:rsidR="00BF43F7" w:rsidRPr="00BF43F7" w:rsidRDefault="00BF43F7">
            <w:pPr>
              <w:pStyle w:val="ListParagraph"/>
              <w:numPr>
                <w:ilvl w:val="0"/>
                <w:numId w:val="128"/>
              </w:numPr>
              <w:spacing w:before="0" w:after="120" w:line="360" w:lineRule="auto"/>
              <w:ind w:left="1467" w:hanging="425"/>
              <w:rPr>
                <w:rFonts w:cstheme="minorHAnsi"/>
                <w:i/>
                <w:sz w:val="24"/>
                <w:szCs w:val="24"/>
                <w:lang w:val="en-US"/>
              </w:rPr>
            </w:pPr>
            <w:r w:rsidRPr="00BF43F7">
              <w:rPr>
                <w:rFonts w:cstheme="minorHAnsi"/>
                <w:i/>
                <w:sz w:val="24"/>
                <w:szCs w:val="24"/>
                <w:lang w:val="en-US"/>
              </w:rPr>
              <w:t>Accuracy (Integrity) of Information Assets</w:t>
            </w:r>
          </w:p>
          <w:p w14:paraId="06D0735E" w14:textId="5BBD42C8" w:rsidR="00BF43F7" w:rsidRDefault="00BF43F7" w:rsidP="00BF43F7">
            <w:pPr>
              <w:pStyle w:val="ListParagraph"/>
              <w:spacing w:before="0" w:after="120" w:line="360" w:lineRule="auto"/>
              <w:ind w:left="1467"/>
              <w:rPr>
                <w:rFonts w:cstheme="minorHAnsi"/>
                <w:i/>
                <w:sz w:val="24"/>
                <w:szCs w:val="24"/>
                <w:lang w:val="en-US"/>
              </w:rPr>
            </w:pPr>
            <w:r w:rsidRPr="00BF43F7">
              <w:rPr>
                <w:rFonts w:cstheme="minorHAnsi"/>
                <w:i/>
                <w:sz w:val="24"/>
                <w:szCs w:val="24"/>
                <w:lang w:val="en-US"/>
              </w:rPr>
              <w:t xml:space="preserve">Integrity, namely the completeness and accuracy of information. Loss of </w:t>
            </w:r>
            <w:r w:rsidRPr="00BF43F7">
              <w:rPr>
                <w:rFonts w:cstheme="minorHAnsi"/>
                <w:i/>
                <w:sz w:val="24"/>
                <w:szCs w:val="24"/>
                <w:lang w:val="en-US"/>
              </w:rPr>
              <w:lastRenderedPageBreak/>
              <w:t>information integrity can occur if there is an unauthorized change of information to data or IT systems by or by intentional or unintentional actions. If data integrity cannot be restored, continued use of information may result in inaccuracies, fraud, or poor decision making.</w:t>
            </w:r>
          </w:p>
          <w:p w14:paraId="06B7CC33" w14:textId="54217653" w:rsidR="00BF43F7" w:rsidRDefault="00BF43F7" w:rsidP="00BF43F7">
            <w:pPr>
              <w:pStyle w:val="ListParagraph"/>
              <w:spacing w:before="0" w:after="120" w:line="360" w:lineRule="auto"/>
              <w:ind w:left="1467"/>
              <w:rPr>
                <w:rFonts w:cstheme="minorHAnsi"/>
                <w:i/>
                <w:sz w:val="24"/>
                <w:szCs w:val="24"/>
                <w:lang w:val="en-US"/>
              </w:rPr>
            </w:pPr>
          </w:p>
          <w:p w14:paraId="22C53807" w14:textId="03033146" w:rsidR="00BF43F7" w:rsidRDefault="00BF43F7" w:rsidP="00BF43F7">
            <w:pPr>
              <w:pStyle w:val="ListParagraph"/>
              <w:spacing w:before="0" w:after="120" w:line="360" w:lineRule="auto"/>
              <w:ind w:left="1467"/>
              <w:rPr>
                <w:rFonts w:cstheme="minorHAnsi"/>
                <w:i/>
                <w:sz w:val="24"/>
                <w:szCs w:val="24"/>
                <w:lang w:val="en-US"/>
              </w:rPr>
            </w:pPr>
          </w:p>
          <w:p w14:paraId="2C85FDE8" w14:textId="2B6A7EF5" w:rsidR="00BF43F7" w:rsidRDefault="00BF43F7" w:rsidP="00BF43F7">
            <w:pPr>
              <w:pStyle w:val="ListParagraph"/>
              <w:spacing w:before="0" w:after="120" w:line="360" w:lineRule="auto"/>
              <w:ind w:left="1467"/>
              <w:rPr>
                <w:rFonts w:cstheme="minorHAnsi"/>
                <w:i/>
                <w:sz w:val="24"/>
                <w:szCs w:val="24"/>
                <w:lang w:val="en-US"/>
              </w:rPr>
            </w:pPr>
          </w:p>
          <w:p w14:paraId="2F954709" w14:textId="77777777" w:rsidR="00BF43F7" w:rsidRPr="00BF43F7" w:rsidRDefault="00BF43F7" w:rsidP="00BF43F7">
            <w:pPr>
              <w:pStyle w:val="ListParagraph"/>
              <w:spacing w:before="0" w:after="120" w:line="360" w:lineRule="auto"/>
              <w:ind w:left="1467"/>
              <w:rPr>
                <w:rFonts w:cstheme="minorHAnsi"/>
                <w:i/>
                <w:sz w:val="24"/>
                <w:szCs w:val="24"/>
                <w:lang w:val="en-US"/>
              </w:rPr>
            </w:pPr>
          </w:p>
          <w:p w14:paraId="05E6850D" w14:textId="38A581CB" w:rsidR="00BF43F7" w:rsidRPr="00BF43F7" w:rsidRDefault="00BF43F7">
            <w:pPr>
              <w:pStyle w:val="ListParagraph"/>
              <w:numPr>
                <w:ilvl w:val="0"/>
                <w:numId w:val="128"/>
              </w:numPr>
              <w:spacing w:before="0" w:after="120" w:line="360" w:lineRule="auto"/>
              <w:ind w:left="1467" w:hanging="425"/>
              <w:rPr>
                <w:rFonts w:cstheme="minorHAnsi"/>
                <w:i/>
                <w:sz w:val="24"/>
                <w:szCs w:val="24"/>
                <w:lang w:val="en-US"/>
              </w:rPr>
            </w:pPr>
            <w:r w:rsidRPr="00BF43F7">
              <w:rPr>
                <w:rFonts w:cstheme="minorHAnsi"/>
                <w:i/>
                <w:sz w:val="24"/>
                <w:szCs w:val="24"/>
                <w:lang w:val="en-US"/>
              </w:rPr>
              <w:t>Availability of Information Assets</w:t>
            </w:r>
          </w:p>
          <w:p w14:paraId="5BA9F51C" w14:textId="5BF96F5E" w:rsidR="00BF43F7" w:rsidRDefault="00BF43F7" w:rsidP="00BF43F7">
            <w:pPr>
              <w:pStyle w:val="ListParagraph"/>
              <w:spacing w:before="0" w:after="120" w:line="360" w:lineRule="auto"/>
              <w:ind w:left="1467"/>
              <w:rPr>
                <w:rFonts w:cstheme="minorHAnsi"/>
                <w:i/>
                <w:sz w:val="24"/>
                <w:szCs w:val="24"/>
                <w:lang w:val="en-US"/>
              </w:rPr>
            </w:pPr>
            <w:r w:rsidRPr="00BF43F7">
              <w:rPr>
                <w:rFonts w:cstheme="minorHAnsi"/>
                <w:i/>
                <w:sz w:val="24"/>
                <w:szCs w:val="24"/>
                <w:lang w:val="en-US"/>
              </w:rPr>
              <w:t>Availability is how quickly the information is available when needed. If important information is not made available to users, the achievement of Company goals may be affected.</w:t>
            </w:r>
          </w:p>
          <w:p w14:paraId="0B325DE4" w14:textId="2648A728" w:rsidR="00BF43F7" w:rsidRDefault="00BF43F7" w:rsidP="00BF43F7">
            <w:pPr>
              <w:pStyle w:val="ListParagraph"/>
              <w:spacing w:before="0" w:after="160" w:line="360" w:lineRule="auto"/>
              <w:ind w:left="1469"/>
              <w:contextualSpacing w:val="0"/>
              <w:rPr>
                <w:rFonts w:cstheme="minorHAnsi"/>
                <w:i/>
                <w:sz w:val="24"/>
                <w:szCs w:val="24"/>
                <w:lang w:val="en-US"/>
              </w:rPr>
            </w:pPr>
          </w:p>
          <w:p w14:paraId="3D8350CA" w14:textId="0E6C250B" w:rsidR="009700A8" w:rsidRDefault="00BF43F7">
            <w:pPr>
              <w:pStyle w:val="ListParagraph"/>
              <w:numPr>
                <w:ilvl w:val="0"/>
                <w:numId w:val="129"/>
              </w:numPr>
              <w:spacing w:before="0" w:after="120" w:line="360" w:lineRule="auto"/>
              <w:ind w:left="714" w:hanging="357"/>
              <w:contextualSpacing w:val="0"/>
              <w:rPr>
                <w:rFonts w:cstheme="minorHAnsi"/>
                <w:i/>
                <w:sz w:val="24"/>
                <w:szCs w:val="24"/>
                <w:lang w:val="en-US"/>
              </w:rPr>
            </w:pPr>
            <w:r w:rsidRPr="00BF43F7">
              <w:rPr>
                <w:rFonts w:cstheme="minorHAnsi"/>
                <w:i/>
                <w:sz w:val="24"/>
                <w:szCs w:val="24"/>
                <w:lang w:val="en-US"/>
              </w:rPr>
              <w:lastRenderedPageBreak/>
              <w:t xml:space="preserve">Risk analysis is carried out by identifying a number of risks that arise in the implementation of the Main Duties and Functions of </w:t>
            </w:r>
            <w:r w:rsidR="00AF150D">
              <w:rPr>
                <w:rFonts w:cstheme="minorHAnsi"/>
                <w:i/>
                <w:sz w:val="24"/>
                <w:szCs w:val="24"/>
                <w:lang w:val="en-US"/>
              </w:rPr>
              <w:t>PT Didi Max Berjangka</w:t>
            </w:r>
            <w:r w:rsidRPr="00BF43F7">
              <w:rPr>
                <w:rFonts w:cstheme="minorHAnsi"/>
                <w:i/>
                <w:sz w:val="24"/>
                <w:szCs w:val="24"/>
                <w:lang w:val="en-US"/>
              </w:rPr>
              <w:t>. Risk Identification includes an Assessment of Confidentiality, Integrity and Availability (CIA). The CIA's assessment can be seen in the Standards &amp; Procedures for Asset Management and Use. After carrying out a CIA assessment of assets, if the criticality value of an asset is greater than or equal to 2, then it is necessary to identify the Threat, Severity Level and Event Level.</w:t>
            </w:r>
          </w:p>
          <w:p w14:paraId="5EFECFB7" w14:textId="3A4BD046" w:rsidR="00BF43F7" w:rsidRDefault="00BF43F7">
            <w:pPr>
              <w:pStyle w:val="ListParagraph"/>
              <w:numPr>
                <w:ilvl w:val="0"/>
                <w:numId w:val="129"/>
              </w:numPr>
              <w:spacing w:before="0" w:after="120" w:line="360" w:lineRule="auto"/>
              <w:rPr>
                <w:rFonts w:cstheme="minorHAnsi"/>
                <w:i/>
                <w:sz w:val="24"/>
                <w:szCs w:val="24"/>
                <w:lang w:val="en-US"/>
              </w:rPr>
            </w:pPr>
            <w:r w:rsidRPr="009700A8">
              <w:rPr>
                <w:rFonts w:cstheme="minorHAnsi"/>
                <w:i/>
                <w:sz w:val="24"/>
                <w:szCs w:val="24"/>
                <w:lang w:val="en-US"/>
              </w:rPr>
              <w:t>During the risk identification process, sources of information that can be collected include:</w:t>
            </w:r>
          </w:p>
          <w:p w14:paraId="0981D12B" w14:textId="6260F937" w:rsidR="009700A8" w:rsidRPr="009700A8" w:rsidRDefault="009700A8">
            <w:pPr>
              <w:pStyle w:val="ListParagraph"/>
              <w:numPr>
                <w:ilvl w:val="0"/>
                <w:numId w:val="130"/>
              </w:numPr>
              <w:spacing w:before="0" w:after="120" w:line="360" w:lineRule="auto"/>
              <w:rPr>
                <w:rFonts w:cstheme="minorHAnsi"/>
                <w:i/>
                <w:sz w:val="24"/>
                <w:szCs w:val="24"/>
                <w:lang w:val="en-US"/>
              </w:rPr>
            </w:pPr>
            <w:r w:rsidRPr="009700A8">
              <w:rPr>
                <w:rFonts w:cstheme="minorHAnsi"/>
                <w:i/>
                <w:sz w:val="24"/>
                <w:szCs w:val="24"/>
                <w:lang w:val="en-US"/>
              </w:rPr>
              <w:t>Internal documents, such as:</w:t>
            </w:r>
          </w:p>
          <w:p w14:paraId="0AFA28E8" w14:textId="39FFFBA3" w:rsidR="009700A8" w:rsidRDefault="009700A8">
            <w:pPr>
              <w:pStyle w:val="ListParagraph"/>
              <w:numPr>
                <w:ilvl w:val="0"/>
                <w:numId w:val="131"/>
              </w:numPr>
              <w:spacing w:before="0" w:after="120" w:line="360" w:lineRule="auto"/>
              <w:ind w:left="1467" w:hanging="425"/>
              <w:rPr>
                <w:rFonts w:cstheme="minorHAnsi"/>
                <w:i/>
                <w:sz w:val="24"/>
                <w:szCs w:val="24"/>
                <w:lang w:val="en-US"/>
              </w:rPr>
            </w:pPr>
            <w:r w:rsidRPr="009700A8">
              <w:rPr>
                <w:rFonts w:cstheme="minorHAnsi"/>
                <w:i/>
                <w:sz w:val="24"/>
                <w:szCs w:val="24"/>
                <w:lang w:val="en-US"/>
              </w:rPr>
              <w:t xml:space="preserve">Documented reports or plans, such as: strategy reports and/or company </w:t>
            </w:r>
            <w:r w:rsidRPr="009700A8">
              <w:rPr>
                <w:rFonts w:cstheme="minorHAnsi"/>
                <w:i/>
                <w:sz w:val="24"/>
                <w:szCs w:val="24"/>
                <w:lang w:val="en-US"/>
              </w:rPr>
              <w:lastRenderedPageBreak/>
              <w:t>management reports, budget plans, etc.</w:t>
            </w:r>
          </w:p>
          <w:p w14:paraId="277D8F3D" w14:textId="77777777" w:rsidR="009700A8" w:rsidRPr="009700A8" w:rsidRDefault="009700A8" w:rsidP="009700A8">
            <w:pPr>
              <w:spacing w:before="0" w:after="120" w:line="360" w:lineRule="auto"/>
              <w:rPr>
                <w:rFonts w:cstheme="minorHAnsi"/>
                <w:i/>
                <w:sz w:val="24"/>
                <w:szCs w:val="24"/>
                <w:lang w:val="en-US"/>
              </w:rPr>
            </w:pPr>
          </w:p>
          <w:p w14:paraId="4FA35BB2" w14:textId="77777777" w:rsidR="009700A8" w:rsidRDefault="009700A8">
            <w:pPr>
              <w:pStyle w:val="ListParagraph"/>
              <w:numPr>
                <w:ilvl w:val="0"/>
                <w:numId w:val="131"/>
              </w:numPr>
              <w:spacing w:before="0" w:after="120" w:line="360" w:lineRule="auto"/>
              <w:ind w:left="1467" w:hanging="425"/>
              <w:rPr>
                <w:rFonts w:cstheme="minorHAnsi"/>
                <w:i/>
                <w:sz w:val="24"/>
                <w:szCs w:val="24"/>
                <w:lang w:val="en-US"/>
              </w:rPr>
            </w:pPr>
            <w:r w:rsidRPr="009700A8">
              <w:rPr>
                <w:rFonts w:cstheme="minorHAnsi"/>
                <w:i/>
                <w:sz w:val="24"/>
                <w:szCs w:val="24"/>
                <w:lang w:val="en-US"/>
              </w:rPr>
              <w:t>Minutes of Meeting.</w:t>
            </w:r>
          </w:p>
          <w:p w14:paraId="49019714" w14:textId="15729EFB" w:rsidR="009700A8" w:rsidRDefault="009700A8" w:rsidP="009700A8">
            <w:pPr>
              <w:pStyle w:val="ListParagraph"/>
              <w:rPr>
                <w:rFonts w:cstheme="minorHAnsi"/>
                <w:i/>
                <w:sz w:val="24"/>
                <w:szCs w:val="24"/>
                <w:lang w:val="en-US"/>
              </w:rPr>
            </w:pPr>
          </w:p>
          <w:p w14:paraId="6949BFA6" w14:textId="77777777" w:rsidR="009700A8" w:rsidRPr="009700A8" w:rsidRDefault="009700A8" w:rsidP="009700A8">
            <w:pPr>
              <w:pStyle w:val="ListParagraph"/>
              <w:rPr>
                <w:rFonts w:cstheme="minorHAnsi"/>
                <w:i/>
                <w:sz w:val="24"/>
                <w:szCs w:val="24"/>
                <w:lang w:val="en-US"/>
              </w:rPr>
            </w:pPr>
          </w:p>
          <w:p w14:paraId="1921F7F1" w14:textId="77777777" w:rsidR="009700A8" w:rsidRDefault="009700A8">
            <w:pPr>
              <w:pStyle w:val="ListParagraph"/>
              <w:numPr>
                <w:ilvl w:val="0"/>
                <w:numId w:val="131"/>
              </w:numPr>
              <w:spacing w:before="0" w:after="120" w:line="360" w:lineRule="auto"/>
              <w:ind w:left="1467" w:hanging="425"/>
              <w:rPr>
                <w:rFonts w:cstheme="minorHAnsi"/>
                <w:i/>
                <w:sz w:val="24"/>
                <w:szCs w:val="24"/>
                <w:lang w:val="en-US"/>
              </w:rPr>
            </w:pPr>
            <w:r w:rsidRPr="009700A8">
              <w:rPr>
                <w:rFonts w:cstheme="minorHAnsi"/>
                <w:i/>
                <w:sz w:val="24"/>
                <w:szCs w:val="24"/>
                <w:lang w:val="en-US"/>
              </w:rPr>
              <w:t>Operational Policies, Standards and operational procedures.</w:t>
            </w:r>
          </w:p>
          <w:p w14:paraId="37A74FEB" w14:textId="2581F5CB" w:rsidR="009700A8" w:rsidRPr="009700A8" w:rsidRDefault="009700A8">
            <w:pPr>
              <w:pStyle w:val="ListParagraph"/>
              <w:numPr>
                <w:ilvl w:val="0"/>
                <w:numId w:val="131"/>
              </w:numPr>
              <w:spacing w:before="0" w:after="240" w:line="360" w:lineRule="auto"/>
              <w:ind w:left="1468" w:hanging="425"/>
              <w:contextualSpacing w:val="0"/>
              <w:rPr>
                <w:rFonts w:cstheme="minorHAnsi"/>
                <w:i/>
                <w:sz w:val="24"/>
                <w:szCs w:val="24"/>
                <w:lang w:val="en-US"/>
              </w:rPr>
            </w:pPr>
            <w:r w:rsidRPr="009700A8">
              <w:rPr>
                <w:rFonts w:cstheme="minorHAnsi"/>
                <w:i/>
                <w:sz w:val="24"/>
                <w:szCs w:val="24"/>
                <w:lang w:val="en-US"/>
              </w:rPr>
              <w:t>IT and network strategy plans.</w:t>
            </w:r>
          </w:p>
          <w:p w14:paraId="3EECC33A" w14:textId="1C0A4D88" w:rsidR="009700A8" w:rsidRDefault="009700A8">
            <w:pPr>
              <w:pStyle w:val="ListParagraph"/>
              <w:numPr>
                <w:ilvl w:val="0"/>
                <w:numId w:val="131"/>
              </w:numPr>
              <w:spacing w:before="0" w:after="120" w:line="360" w:lineRule="auto"/>
              <w:ind w:left="1467" w:hanging="425"/>
              <w:rPr>
                <w:rFonts w:cstheme="minorHAnsi"/>
                <w:i/>
                <w:sz w:val="24"/>
                <w:szCs w:val="24"/>
                <w:lang w:val="en-US"/>
              </w:rPr>
            </w:pPr>
            <w:r w:rsidRPr="009700A8">
              <w:rPr>
                <w:rFonts w:cstheme="minorHAnsi"/>
                <w:i/>
                <w:sz w:val="24"/>
                <w:szCs w:val="24"/>
                <w:lang w:val="en-US"/>
              </w:rPr>
              <w:t>Relevant policies (eg insurance, information security, whistle-blower and human resources, code of ethics/conduct).</w:t>
            </w:r>
          </w:p>
          <w:p w14:paraId="524D1C7E" w14:textId="77777777" w:rsidR="009700A8" w:rsidRDefault="009700A8" w:rsidP="009700A8">
            <w:pPr>
              <w:pStyle w:val="ListParagraph"/>
              <w:spacing w:before="0" w:after="140" w:line="360" w:lineRule="auto"/>
              <w:ind w:left="1469"/>
              <w:contextualSpacing w:val="0"/>
              <w:rPr>
                <w:rFonts w:cstheme="minorHAnsi"/>
                <w:i/>
                <w:sz w:val="24"/>
                <w:szCs w:val="24"/>
                <w:lang w:val="en-US"/>
              </w:rPr>
            </w:pPr>
          </w:p>
          <w:p w14:paraId="6F73109B" w14:textId="7BA6FF2B" w:rsidR="009700A8" w:rsidRPr="009700A8" w:rsidRDefault="009700A8">
            <w:pPr>
              <w:pStyle w:val="ListParagraph"/>
              <w:numPr>
                <w:ilvl w:val="0"/>
                <w:numId w:val="131"/>
              </w:numPr>
              <w:spacing w:before="0" w:after="200" w:line="360" w:lineRule="auto"/>
              <w:ind w:left="1468" w:hanging="425"/>
              <w:contextualSpacing w:val="0"/>
              <w:rPr>
                <w:rFonts w:cstheme="minorHAnsi"/>
                <w:i/>
                <w:sz w:val="24"/>
                <w:szCs w:val="24"/>
                <w:lang w:val="en-US"/>
              </w:rPr>
            </w:pPr>
            <w:r w:rsidRPr="009700A8">
              <w:rPr>
                <w:rFonts w:cstheme="minorHAnsi"/>
                <w:i/>
                <w:sz w:val="24"/>
                <w:szCs w:val="24"/>
                <w:lang w:val="en-US"/>
              </w:rPr>
              <w:t>Internal audit report.</w:t>
            </w:r>
          </w:p>
          <w:p w14:paraId="5D59E6A6" w14:textId="0D6BB75E" w:rsidR="009700A8" w:rsidRPr="009700A8" w:rsidRDefault="009700A8">
            <w:pPr>
              <w:pStyle w:val="ListParagraph"/>
              <w:numPr>
                <w:ilvl w:val="0"/>
                <w:numId w:val="131"/>
              </w:numPr>
              <w:spacing w:before="0" w:after="140" w:line="360" w:lineRule="auto"/>
              <w:ind w:left="1468" w:hanging="425"/>
              <w:contextualSpacing w:val="0"/>
              <w:rPr>
                <w:rFonts w:cstheme="minorHAnsi"/>
                <w:i/>
                <w:sz w:val="24"/>
                <w:szCs w:val="24"/>
                <w:lang w:val="en-US"/>
              </w:rPr>
            </w:pPr>
            <w:r w:rsidRPr="009700A8">
              <w:rPr>
                <w:rFonts w:cstheme="minorHAnsi"/>
                <w:i/>
                <w:sz w:val="24"/>
                <w:szCs w:val="24"/>
                <w:lang w:val="en-US"/>
              </w:rPr>
              <w:t>Business continuity/disaster recovery plans.</w:t>
            </w:r>
          </w:p>
          <w:p w14:paraId="4F727CC0" w14:textId="77777777" w:rsidR="00BF43F7" w:rsidRDefault="009700A8">
            <w:pPr>
              <w:pStyle w:val="ListParagraph"/>
              <w:numPr>
                <w:ilvl w:val="0"/>
                <w:numId w:val="131"/>
              </w:numPr>
              <w:spacing w:before="0" w:after="120" w:line="360" w:lineRule="auto"/>
              <w:ind w:left="1467" w:hanging="425"/>
              <w:rPr>
                <w:rFonts w:cstheme="minorHAnsi"/>
                <w:i/>
                <w:sz w:val="24"/>
                <w:szCs w:val="24"/>
                <w:lang w:val="en-US"/>
              </w:rPr>
            </w:pPr>
            <w:r w:rsidRPr="009700A8">
              <w:rPr>
                <w:rFonts w:cstheme="minorHAnsi"/>
                <w:i/>
                <w:sz w:val="24"/>
                <w:szCs w:val="24"/>
                <w:lang w:val="en-US"/>
              </w:rPr>
              <w:t>Forms.</w:t>
            </w:r>
          </w:p>
          <w:p w14:paraId="63476822" w14:textId="77777777" w:rsidR="009700A8" w:rsidRDefault="009700A8">
            <w:pPr>
              <w:pStyle w:val="ListParagraph"/>
              <w:numPr>
                <w:ilvl w:val="0"/>
                <w:numId w:val="130"/>
              </w:numPr>
              <w:spacing w:before="0" w:after="120" w:line="360" w:lineRule="auto"/>
              <w:ind w:left="1042"/>
              <w:rPr>
                <w:rFonts w:cstheme="minorHAnsi"/>
                <w:i/>
                <w:sz w:val="24"/>
                <w:szCs w:val="24"/>
                <w:lang w:val="en-US"/>
              </w:rPr>
            </w:pPr>
            <w:r w:rsidRPr="009700A8">
              <w:rPr>
                <w:rFonts w:cstheme="minorHAnsi"/>
                <w:i/>
                <w:sz w:val="24"/>
                <w:szCs w:val="24"/>
                <w:lang w:val="en-US"/>
              </w:rPr>
              <w:t>External documents, such as:</w:t>
            </w:r>
          </w:p>
          <w:p w14:paraId="0497F8A1" w14:textId="77777777" w:rsidR="009700A8" w:rsidRDefault="009700A8">
            <w:pPr>
              <w:pStyle w:val="ListParagraph"/>
              <w:numPr>
                <w:ilvl w:val="0"/>
                <w:numId w:val="132"/>
              </w:numPr>
              <w:spacing w:before="0" w:after="160" w:line="360" w:lineRule="auto"/>
              <w:ind w:left="1468" w:hanging="425"/>
              <w:contextualSpacing w:val="0"/>
              <w:rPr>
                <w:rFonts w:cstheme="minorHAnsi"/>
                <w:i/>
                <w:sz w:val="24"/>
                <w:szCs w:val="24"/>
                <w:lang w:val="en-US"/>
              </w:rPr>
            </w:pPr>
            <w:r w:rsidRPr="009700A8">
              <w:rPr>
                <w:rFonts w:cstheme="minorHAnsi"/>
                <w:i/>
                <w:sz w:val="24"/>
                <w:szCs w:val="24"/>
                <w:lang w:val="en-US"/>
              </w:rPr>
              <w:lastRenderedPageBreak/>
              <w:t>External audit reports and information.</w:t>
            </w:r>
          </w:p>
          <w:p w14:paraId="03B0ACA4" w14:textId="77777777" w:rsidR="009700A8" w:rsidRDefault="009700A8">
            <w:pPr>
              <w:pStyle w:val="ListParagraph"/>
              <w:numPr>
                <w:ilvl w:val="0"/>
                <w:numId w:val="132"/>
              </w:numPr>
              <w:spacing w:before="0" w:after="240" w:line="360" w:lineRule="auto"/>
              <w:ind w:left="1468" w:hanging="425"/>
              <w:contextualSpacing w:val="0"/>
              <w:rPr>
                <w:rFonts w:cstheme="minorHAnsi"/>
                <w:i/>
                <w:sz w:val="24"/>
                <w:szCs w:val="24"/>
                <w:lang w:val="en-US"/>
              </w:rPr>
            </w:pPr>
            <w:r w:rsidRPr="009700A8">
              <w:rPr>
                <w:rFonts w:cstheme="minorHAnsi"/>
                <w:i/>
                <w:sz w:val="24"/>
                <w:szCs w:val="24"/>
                <w:lang w:val="en-US"/>
              </w:rPr>
              <w:t>Relevant regulatory requirements.</w:t>
            </w:r>
          </w:p>
          <w:p w14:paraId="672C3B58" w14:textId="2FC04CD1" w:rsidR="009700A8" w:rsidRDefault="009700A8">
            <w:pPr>
              <w:pStyle w:val="ListParagraph"/>
              <w:numPr>
                <w:ilvl w:val="0"/>
                <w:numId w:val="130"/>
              </w:numPr>
              <w:spacing w:before="0" w:after="120" w:line="360" w:lineRule="auto"/>
              <w:rPr>
                <w:rFonts w:cstheme="minorHAnsi"/>
                <w:i/>
                <w:sz w:val="24"/>
                <w:szCs w:val="24"/>
                <w:lang w:val="en-US"/>
              </w:rPr>
            </w:pPr>
            <w:r w:rsidRPr="009700A8">
              <w:rPr>
                <w:rFonts w:cstheme="minorHAnsi"/>
                <w:i/>
                <w:sz w:val="24"/>
                <w:szCs w:val="24"/>
                <w:lang w:val="en-US"/>
              </w:rPr>
              <w:t>Historical documentation (event log) regarding operational incidents/problems, such as:</w:t>
            </w:r>
          </w:p>
          <w:p w14:paraId="7F4FA824" w14:textId="77777777" w:rsidR="009700A8" w:rsidRDefault="009700A8" w:rsidP="009700A8">
            <w:pPr>
              <w:pStyle w:val="ListParagraph"/>
              <w:spacing w:before="0" w:after="120" w:line="360" w:lineRule="auto"/>
              <w:ind w:left="1080"/>
              <w:rPr>
                <w:rFonts w:cstheme="minorHAnsi"/>
                <w:i/>
                <w:sz w:val="24"/>
                <w:szCs w:val="24"/>
                <w:lang w:val="en-US"/>
              </w:rPr>
            </w:pPr>
          </w:p>
          <w:p w14:paraId="03D38524" w14:textId="77777777" w:rsidR="009700A8" w:rsidRDefault="009700A8">
            <w:pPr>
              <w:pStyle w:val="ListParagraph"/>
              <w:numPr>
                <w:ilvl w:val="0"/>
                <w:numId w:val="133"/>
              </w:numPr>
              <w:spacing w:before="0" w:after="120" w:line="360" w:lineRule="auto"/>
              <w:ind w:left="1467" w:hanging="387"/>
              <w:rPr>
                <w:rFonts w:cstheme="minorHAnsi"/>
                <w:i/>
                <w:sz w:val="24"/>
                <w:szCs w:val="24"/>
                <w:lang w:val="en-US"/>
              </w:rPr>
            </w:pPr>
            <w:r w:rsidRPr="009700A8">
              <w:rPr>
                <w:rFonts w:cstheme="minorHAnsi"/>
                <w:i/>
                <w:sz w:val="24"/>
                <w:szCs w:val="24"/>
                <w:lang w:val="en-US"/>
              </w:rPr>
              <w:t>List of complaints from customers / vendors / incidents internal to the company's operations.</w:t>
            </w:r>
          </w:p>
          <w:p w14:paraId="62631CBB" w14:textId="77777777" w:rsidR="009700A8" w:rsidRDefault="009700A8">
            <w:pPr>
              <w:pStyle w:val="ListParagraph"/>
              <w:numPr>
                <w:ilvl w:val="0"/>
                <w:numId w:val="133"/>
              </w:numPr>
              <w:spacing w:before="240" w:after="480" w:line="360" w:lineRule="auto"/>
              <w:ind w:left="1463" w:hanging="386"/>
              <w:contextualSpacing w:val="0"/>
              <w:rPr>
                <w:rFonts w:cstheme="minorHAnsi"/>
                <w:i/>
                <w:sz w:val="24"/>
                <w:szCs w:val="24"/>
                <w:lang w:val="en-US"/>
              </w:rPr>
            </w:pPr>
            <w:r w:rsidRPr="009700A8">
              <w:rPr>
                <w:rFonts w:cstheme="minorHAnsi"/>
                <w:i/>
                <w:sz w:val="24"/>
                <w:szCs w:val="24"/>
                <w:lang w:val="en-US"/>
              </w:rPr>
              <w:t>Activities involving fraud, dishonesty, and breach of confidentiality.</w:t>
            </w:r>
          </w:p>
          <w:p w14:paraId="463FFB9C" w14:textId="77777777" w:rsidR="009700A8" w:rsidRDefault="009700A8">
            <w:pPr>
              <w:pStyle w:val="ListParagraph"/>
              <w:numPr>
                <w:ilvl w:val="0"/>
                <w:numId w:val="133"/>
              </w:numPr>
              <w:spacing w:before="240" w:after="180" w:line="360" w:lineRule="auto"/>
              <w:ind w:left="1463" w:hanging="386"/>
              <w:contextualSpacing w:val="0"/>
              <w:rPr>
                <w:rFonts w:cstheme="minorHAnsi"/>
                <w:i/>
                <w:sz w:val="24"/>
                <w:szCs w:val="24"/>
                <w:lang w:val="en-US"/>
              </w:rPr>
            </w:pPr>
            <w:r w:rsidRPr="009700A8">
              <w:rPr>
                <w:rFonts w:cstheme="minorHAnsi"/>
                <w:i/>
                <w:sz w:val="24"/>
                <w:szCs w:val="24"/>
                <w:lang w:val="en-US"/>
              </w:rPr>
              <w:t>Penalties, fines and sanctions imposed by regulatory authorities.</w:t>
            </w:r>
          </w:p>
          <w:p w14:paraId="5EE32F66" w14:textId="6F703C59" w:rsidR="004F4050" w:rsidRPr="004F4050" w:rsidRDefault="009700A8">
            <w:pPr>
              <w:pStyle w:val="ListParagraph"/>
              <w:numPr>
                <w:ilvl w:val="0"/>
                <w:numId w:val="67"/>
              </w:numPr>
              <w:spacing w:before="240" w:after="160" w:line="360" w:lineRule="auto"/>
              <w:ind w:left="714" w:hanging="357"/>
              <w:contextualSpacing w:val="0"/>
              <w:rPr>
                <w:rFonts w:cstheme="minorHAnsi"/>
                <w:i/>
                <w:sz w:val="24"/>
                <w:szCs w:val="24"/>
                <w:lang w:val="en-US"/>
              </w:rPr>
            </w:pPr>
            <w:r w:rsidRPr="009700A8">
              <w:rPr>
                <w:rFonts w:cstheme="minorHAnsi"/>
                <w:i/>
                <w:sz w:val="24"/>
                <w:szCs w:val="24"/>
                <w:lang w:val="en-US"/>
              </w:rPr>
              <w:t>The results of the review of the sources of information above should be able to provide an overview including but not limited to:</w:t>
            </w:r>
          </w:p>
          <w:p w14:paraId="1EA02B6C" w14:textId="77777777" w:rsidR="004F4050" w:rsidRDefault="004F4050">
            <w:pPr>
              <w:pStyle w:val="ListParagraph"/>
              <w:numPr>
                <w:ilvl w:val="0"/>
                <w:numId w:val="134"/>
              </w:numPr>
              <w:spacing w:before="240" w:after="120" w:line="360" w:lineRule="auto"/>
              <w:ind w:left="1042"/>
              <w:rPr>
                <w:rFonts w:cstheme="minorHAnsi"/>
                <w:i/>
                <w:sz w:val="24"/>
                <w:szCs w:val="24"/>
                <w:lang w:val="en-US"/>
              </w:rPr>
            </w:pPr>
            <w:r w:rsidRPr="004F4050">
              <w:rPr>
                <w:rFonts w:cstheme="minorHAnsi"/>
                <w:i/>
                <w:sz w:val="24"/>
                <w:szCs w:val="24"/>
                <w:lang w:val="en-US"/>
              </w:rPr>
              <w:lastRenderedPageBreak/>
              <w:t>Identification of risks in various business environments, activities and related assets or processes;</w:t>
            </w:r>
          </w:p>
          <w:p w14:paraId="70574724" w14:textId="12C574CC" w:rsidR="004F4050" w:rsidRPr="004F4050" w:rsidRDefault="004F4050">
            <w:pPr>
              <w:pStyle w:val="ListParagraph"/>
              <w:numPr>
                <w:ilvl w:val="0"/>
                <w:numId w:val="134"/>
              </w:numPr>
              <w:spacing w:before="120" w:after="120" w:line="360" w:lineRule="auto"/>
              <w:ind w:left="1037" w:hanging="357"/>
              <w:contextualSpacing w:val="0"/>
              <w:rPr>
                <w:rFonts w:cstheme="minorHAnsi"/>
                <w:i/>
                <w:sz w:val="24"/>
                <w:szCs w:val="24"/>
                <w:lang w:val="en-US"/>
              </w:rPr>
            </w:pPr>
            <w:r w:rsidRPr="004F4050">
              <w:rPr>
                <w:rFonts w:cstheme="minorHAnsi"/>
                <w:i/>
                <w:sz w:val="24"/>
                <w:szCs w:val="24"/>
                <w:lang w:val="en-US"/>
              </w:rPr>
              <w:t>Internal and External Information Security Context within the Company;</w:t>
            </w:r>
          </w:p>
          <w:p w14:paraId="0252D994" w14:textId="3F71B27F" w:rsidR="004F4050" w:rsidRDefault="004F4050">
            <w:pPr>
              <w:pStyle w:val="ListParagraph"/>
              <w:numPr>
                <w:ilvl w:val="0"/>
                <w:numId w:val="134"/>
              </w:numPr>
              <w:spacing w:before="240" w:after="120" w:line="360" w:lineRule="auto"/>
              <w:ind w:left="1042"/>
              <w:rPr>
                <w:rFonts w:cstheme="minorHAnsi"/>
                <w:i/>
                <w:sz w:val="24"/>
                <w:szCs w:val="24"/>
                <w:lang w:val="en-US"/>
              </w:rPr>
            </w:pPr>
            <w:r w:rsidRPr="004F4050">
              <w:rPr>
                <w:rFonts w:cstheme="minorHAnsi"/>
                <w:i/>
                <w:sz w:val="24"/>
                <w:szCs w:val="24"/>
                <w:lang w:val="en-US"/>
              </w:rPr>
              <w:t>Documentation of related controls in place to manage risk;</w:t>
            </w:r>
          </w:p>
          <w:p w14:paraId="07D980AB" w14:textId="77777777" w:rsidR="004F4050" w:rsidRDefault="004F4050" w:rsidP="004F4050">
            <w:pPr>
              <w:pStyle w:val="ListParagraph"/>
              <w:spacing w:before="240" w:after="160" w:line="360" w:lineRule="auto"/>
              <w:ind w:left="1043"/>
              <w:contextualSpacing w:val="0"/>
              <w:rPr>
                <w:rFonts w:cstheme="minorHAnsi"/>
                <w:i/>
                <w:sz w:val="24"/>
                <w:szCs w:val="24"/>
                <w:lang w:val="en-US"/>
              </w:rPr>
            </w:pPr>
          </w:p>
          <w:p w14:paraId="46294996" w14:textId="16A99200" w:rsidR="004F4050" w:rsidRPr="004F4050" w:rsidRDefault="004F4050">
            <w:pPr>
              <w:pStyle w:val="ListParagraph"/>
              <w:numPr>
                <w:ilvl w:val="0"/>
                <w:numId w:val="134"/>
              </w:numPr>
              <w:spacing w:before="240" w:after="120" w:line="360" w:lineRule="auto"/>
              <w:ind w:left="1042"/>
              <w:rPr>
                <w:rFonts w:cstheme="minorHAnsi"/>
                <w:i/>
                <w:sz w:val="24"/>
                <w:szCs w:val="24"/>
                <w:lang w:val="en-US"/>
              </w:rPr>
            </w:pPr>
            <w:r w:rsidRPr="004F4050">
              <w:rPr>
                <w:rFonts w:cstheme="minorHAnsi"/>
                <w:i/>
                <w:sz w:val="24"/>
                <w:szCs w:val="24"/>
                <w:lang w:val="en-US"/>
              </w:rPr>
              <w:t>Identification of supporting factors that increase opportunities and risk control to determine what action plans may be required.</w:t>
            </w:r>
          </w:p>
        </w:tc>
      </w:tr>
    </w:tbl>
    <w:p w14:paraId="4F4F2FA5" w14:textId="77777777" w:rsidR="004971DD" w:rsidRPr="004971DD" w:rsidRDefault="004971DD" w:rsidP="004971DD">
      <w:pPr>
        <w:spacing w:line="360" w:lineRule="auto"/>
        <w:rPr>
          <w:rFonts w:eastAsia="Arial" w:cstheme="minorHAnsi"/>
          <w:b/>
          <w:bCs/>
          <w:sz w:val="24"/>
          <w:szCs w:val="24"/>
          <w:lang w:val="en-GB"/>
        </w:rPr>
      </w:pPr>
    </w:p>
    <w:p w14:paraId="51D305F1" w14:textId="75BB3B2E" w:rsidR="007C17F4" w:rsidRPr="00CD7674" w:rsidRDefault="007C17F4">
      <w:pPr>
        <w:pStyle w:val="ListParagraph"/>
        <w:widowControl w:val="0"/>
        <w:numPr>
          <w:ilvl w:val="1"/>
          <w:numId w:val="61"/>
        </w:numPr>
        <w:tabs>
          <w:tab w:val="left" w:pos="1720"/>
        </w:tabs>
        <w:spacing w:before="0" w:after="0" w:line="276" w:lineRule="auto"/>
        <w:ind w:left="567" w:hanging="567"/>
        <w:jc w:val="left"/>
        <w:outlineLvl w:val="2"/>
        <w:rPr>
          <w:rFonts w:eastAsia="Arial" w:cstheme="minorHAnsi"/>
          <w:b/>
          <w:bCs/>
          <w:i/>
          <w:iCs/>
          <w:color w:val="FF0000"/>
          <w:sz w:val="24"/>
          <w:szCs w:val="24"/>
          <w:lang w:val="id" w:eastAsia="en-ID"/>
        </w:rPr>
      </w:pPr>
      <w:bookmarkStart w:id="28" w:name="_Toc163097286"/>
      <w:r w:rsidRPr="00781421">
        <w:rPr>
          <w:rFonts w:eastAsia="Arial" w:cstheme="minorHAnsi"/>
          <w:b/>
          <w:bCs/>
          <w:sz w:val="24"/>
          <w:szCs w:val="24"/>
          <w:lang w:val="id" w:eastAsia="en-ID"/>
        </w:rPr>
        <w:t>Analisis Risiko</w:t>
      </w:r>
      <w:r w:rsidR="00CD7674">
        <w:rPr>
          <w:rFonts w:eastAsia="Arial" w:cstheme="minorHAnsi"/>
          <w:b/>
          <w:bCs/>
          <w:sz w:val="24"/>
          <w:szCs w:val="24"/>
          <w:lang w:val="en-GB" w:eastAsia="en-ID"/>
        </w:rPr>
        <w:t>/</w:t>
      </w:r>
      <w:r w:rsidR="00CD7674" w:rsidRPr="00CD7674">
        <w:rPr>
          <w:rFonts w:eastAsia="Arial" w:cstheme="minorHAnsi"/>
          <w:b/>
          <w:bCs/>
          <w:i/>
          <w:iCs/>
          <w:sz w:val="24"/>
          <w:szCs w:val="24"/>
          <w:lang w:val="en-GB" w:eastAsia="en-ID"/>
        </w:rPr>
        <w:t>Risk Analysis</w:t>
      </w:r>
      <w:bookmarkEnd w:id="28"/>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F20BD" w:rsidRPr="007B6EA1" w14:paraId="0E07DC4F" w14:textId="77777777">
        <w:tc>
          <w:tcPr>
            <w:tcW w:w="4560" w:type="dxa"/>
          </w:tcPr>
          <w:p w14:paraId="7F8CBBCA" w14:textId="77777777" w:rsidR="004F4050" w:rsidRPr="00F011E8" w:rsidRDefault="004F4050" w:rsidP="00F011E8">
            <w:pPr>
              <w:widowControl w:val="0"/>
              <w:numPr>
                <w:ilvl w:val="2"/>
                <w:numId w:val="25"/>
              </w:numPr>
              <w:pBdr>
                <w:top w:val="nil"/>
                <w:left w:val="nil"/>
                <w:bottom w:val="nil"/>
                <w:right w:val="nil"/>
                <w:between w:val="nil"/>
              </w:pBdr>
              <w:tabs>
                <w:tab w:val="left" w:pos="2080"/>
              </w:tabs>
              <w:spacing w:before="158" w:after="0" w:line="360" w:lineRule="auto"/>
              <w:ind w:left="739" w:right="95" w:hanging="284"/>
              <w:rPr>
                <w:rFonts w:eastAsia="Arial" w:cstheme="minorHAnsi"/>
                <w:sz w:val="24"/>
                <w:szCs w:val="24"/>
                <w:lang w:val="id" w:eastAsia="en-ID"/>
              </w:rPr>
            </w:pPr>
            <w:r w:rsidRPr="00F011E8">
              <w:rPr>
                <w:rFonts w:eastAsia="Arial" w:cstheme="minorHAnsi"/>
                <w:color w:val="000000"/>
                <w:sz w:val="24"/>
                <w:szCs w:val="24"/>
                <w:lang w:val="id" w:eastAsia="en-ID"/>
              </w:rPr>
              <w:t xml:space="preserve">Penilaian risiko dilakukan sebagai langkah dalam analisis risiko keamanan informasi dari aset informasi dan fasilitas pemrosesan informasi yang diidentifikasi sebelumnya. Analisis risiko dilakukan secara terus menerus </w:t>
            </w:r>
            <w:r w:rsidRPr="00F011E8">
              <w:rPr>
                <w:rFonts w:eastAsia="Arial" w:cstheme="minorHAnsi"/>
                <w:color w:val="000000"/>
                <w:sz w:val="24"/>
                <w:szCs w:val="24"/>
                <w:lang w:val="id" w:eastAsia="en-ID"/>
              </w:rPr>
              <w:lastRenderedPageBreak/>
              <w:t>dalam satu siklus dan paling kurang mencakup 4 (empat) langkah penting sebagai berikut:</w:t>
            </w:r>
          </w:p>
          <w:p w14:paraId="550D1EEE" w14:textId="77777777" w:rsidR="004F4050" w:rsidRPr="00F011E8" w:rsidRDefault="004F4050" w:rsidP="00F011E8">
            <w:pPr>
              <w:pStyle w:val="ListParagraph"/>
              <w:widowControl w:val="0"/>
              <w:numPr>
                <w:ilvl w:val="0"/>
                <w:numId w:val="26"/>
              </w:numPr>
              <w:pBdr>
                <w:top w:val="nil"/>
                <w:left w:val="nil"/>
                <w:bottom w:val="nil"/>
                <w:right w:val="nil"/>
                <w:between w:val="nil"/>
              </w:pBdr>
              <w:tabs>
                <w:tab w:val="left" w:pos="2440"/>
              </w:tabs>
              <w:spacing w:before="120" w:after="0" w:line="360" w:lineRule="auto"/>
              <w:ind w:left="1164" w:right="95" w:hanging="425"/>
              <w:rPr>
                <w:rFonts w:eastAsia="Arial" w:cstheme="minorHAnsi"/>
                <w:sz w:val="24"/>
                <w:szCs w:val="24"/>
                <w:lang w:val="id" w:eastAsia="en-ID"/>
              </w:rPr>
            </w:pPr>
            <w:r w:rsidRPr="00F011E8">
              <w:rPr>
                <w:rFonts w:eastAsia="Arial" w:cstheme="minorHAnsi"/>
                <w:color w:val="000000"/>
                <w:sz w:val="24"/>
                <w:szCs w:val="24"/>
                <w:lang w:val="id" w:eastAsia="en-ID"/>
              </w:rPr>
              <w:t>Pengumpulan data atau dokumen kegiatan terkait yang berpotensi menimbulkan atau meningkatkan risiko, baik dari aktivitas yang sedang berlangsung maupun yang sedang direncanakan, termasuk namun tidak terbatas kepada:</w:t>
            </w:r>
          </w:p>
          <w:p w14:paraId="736875B0" w14:textId="77777777" w:rsidR="004F4050" w:rsidRPr="00F011E8" w:rsidRDefault="004F4050" w:rsidP="00F011E8">
            <w:pPr>
              <w:pStyle w:val="ListParagraph"/>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color w:val="000000"/>
                <w:sz w:val="24"/>
                <w:szCs w:val="24"/>
                <w:lang w:val="id" w:eastAsia="en-ID"/>
              </w:rPr>
              <w:t>Aset kritis, guna mengidentifikasi titik akses dan penyimpanan informasi (ancaman dan kerentanan) berdasarkan aspek Kerahasiaan, Integritas, Ketersediaan di setiap divisi.</w:t>
            </w:r>
          </w:p>
          <w:p w14:paraId="0977C9FE" w14:textId="77777777" w:rsidR="004F4050" w:rsidRPr="00F011E8" w:rsidRDefault="004F4050" w:rsidP="00F011E8">
            <w:pPr>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color w:val="000000"/>
                <w:sz w:val="24"/>
                <w:szCs w:val="24"/>
                <w:lang w:val="id" w:eastAsia="en-ID"/>
              </w:rPr>
              <w:t xml:space="preserve">Hasil </w:t>
            </w:r>
            <w:r w:rsidRPr="00F011E8">
              <w:rPr>
                <w:rFonts w:eastAsia="Arial" w:cstheme="minorHAnsi"/>
                <w:i/>
                <w:color w:val="000000"/>
                <w:sz w:val="24"/>
                <w:szCs w:val="24"/>
                <w:lang w:val="id" w:eastAsia="en-ID"/>
              </w:rPr>
              <w:t xml:space="preserve">review </w:t>
            </w:r>
            <w:r w:rsidRPr="00F011E8">
              <w:rPr>
                <w:rFonts w:eastAsia="Arial" w:cstheme="minorHAnsi"/>
                <w:color w:val="000000"/>
                <w:sz w:val="24"/>
                <w:szCs w:val="24"/>
                <w:lang w:val="id" w:eastAsia="en-ID"/>
              </w:rPr>
              <w:t xml:space="preserve">rencana strategis bisnis, khususnya </w:t>
            </w:r>
            <w:r w:rsidRPr="00F011E8">
              <w:rPr>
                <w:rFonts w:eastAsia="Arial" w:cstheme="minorHAnsi"/>
                <w:i/>
                <w:color w:val="000000"/>
                <w:sz w:val="24"/>
                <w:szCs w:val="24"/>
                <w:lang w:val="id" w:eastAsia="en-ID"/>
              </w:rPr>
              <w:t xml:space="preserve">review </w:t>
            </w:r>
            <w:r w:rsidRPr="00F011E8">
              <w:rPr>
                <w:rFonts w:eastAsia="Arial" w:cstheme="minorHAnsi"/>
                <w:color w:val="000000"/>
                <w:sz w:val="24"/>
                <w:szCs w:val="24"/>
                <w:lang w:val="id" w:eastAsia="en-ID"/>
              </w:rPr>
              <w:t>atas penilaian risiko potensial;</w:t>
            </w:r>
          </w:p>
          <w:p w14:paraId="538CBBDC" w14:textId="77777777" w:rsidR="004F4050" w:rsidRPr="00F011E8" w:rsidRDefault="004F4050" w:rsidP="00F011E8">
            <w:pPr>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color w:val="000000"/>
                <w:sz w:val="24"/>
                <w:szCs w:val="24"/>
                <w:lang w:val="id" w:eastAsia="en-ID"/>
              </w:rPr>
              <w:t xml:space="preserve">Hasil uji tuntas dan </w:t>
            </w:r>
            <w:r w:rsidRPr="00F011E8">
              <w:rPr>
                <w:rFonts w:eastAsia="Arial" w:cstheme="minorHAnsi"/>
                <w:color w:val="000000"/>
                <w:sz w:val="24"/>
                <w:szCs w:val="24"/>
                <w:lang w:val="id" w:eastAsia="en-ID"/>
              </w:rPr>
              <w:lastRenderedPageBreak/>
              <w:t>pemantauan kinerja pihak ketiga yang bekerja sama dengan perusahaan;</w:t>
            </w:r>
          </w:p>
          <w:p w14:paraId="590FD5AA" w14:textId="77777777" w:rsidR="004F4050" w:rsidRPr="00F011E8" w:rsidRDefault="004F4050" w:rsidP="00F011E8">
            <w:pPr>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i/>
                <w:color w:val="000000"/>
                <w:sz w:val="24"/>
                <w:szCs w:val="24"/>
                <w:lang w:val="id" w:eastAsia="en-ID"/>
              </w:rPr>
              <w:t xml:space="preserve">Review </w:t>
            </w:r>
            <w:r w:rsidRPr="00F011E8">
              <w:rPr>
                <w:rFonts w:eastAsia="Arial" w:cstheme="minorHAnsi"/>
                <w:color w:val="000000"/>
                <w:sz w:val="24"/>
                <w:szCs w:val="24"/>
                <w:lang w:val="id" w:eastAsia="en-ID"/>
              </w:rPr>
              <w:t xml:space="preserve">atas laporan atau keluhan yang disampaikan oleh pelanggan dan / atau pengguna ke </w:t>
            </w:r>
            <w:r w:rsidRPr="00F011E8">
              <w:rPr>
                <w:rFonts w:eastAsia="Arial" w:cstheme="minorHAnsi"/>
                <w:i/>
                <w:color w:val="000000"/>
                <w:sz w:val="24"/>
                <w:szCs w:val="24"/>
                <w:lang w:val="id" w:eastAsia="en-ID"/>
              </w:rPr>
              <w:t xml:space="preserve">call center </w:t>
            </w:r>
            <w:r w:rsidRPr="00F011E8">
              <w:rPr>
                <w:rFonts w:eastAsia="Arial" w:cstheme="minorHAnsi"/>
                <w:color w:val="000000"/>
                <w:sz w:val="24"/>
                <w:szCs w:val="24"/>
                <w:lang w:val="id" w:eastAsia="en-ID"/>
              </w:rPr>
              <w:t xml:space="preserve">dan / atau </w:t>
            </w:r>
            <w:r w:rsidRPr="00F011E8">
              <w:rPr>
                <w:rFonts w:eastAsia="Arial" w:cstheme="minorHAnsi"/>
                <w:i/>
                <w:color w:val="000000"/>
                <w:sz w:val="24"/>
                <w:szCs w:val="24"/>
                <w:lang w:val="id" w:eastAsia="en-ID"/>
              </w:rPr>
              <w:t>help desk</w:t>
            </w:r>
            <w:r w:rsidRPr="00F011E8">
              <w:rPr>
                <w:rFonts w:eastAsia="Arial" w:cstheme="minorHAnsi"/>
                <w:color w:val="000000"/>
                <w:sz w:val="24"/>
                <w:szCs w:val="24"/>
                <w:lang w:val="id" w:eastAsia="en-ID"/>
              </w:rPr>
              <w:t>;</w:t>
            </w:r>
          </w:p>
          <w:p w14:paraId="4F84C66E" w14:textId="77777777" w:rsidR="004F4050" w:rsidRPr="00F011E8" w:rsidRDefault="004F4050" w:rsidP="00F011E8">
            <w:pPr>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color w:val="000000"/>
                <w:sz w:val="24"/>
                <w:szCs w:val="24"/>
                <w:lang w:val="id" w:eastAsia="en-ID"/>
              </w:rPr>
              <w:t xml:space="preserve">Hasil </w:t>
            </w:r>
            <w:r w:rsidRPr="00F011E8">
              <w:rPr>
                <w:rFonts w:eastAsia="Arial" w:cstheme="minorHAnsi"/>
                <w:i/>
                <w:color w:val="000000"/>
                <w:sz w:val="24"/>
                <w:szCs w:val="24"/>
                <w:lang w:val="id" w:eastAsia="en-ID"/>
              </w:rPr>
              <w:t xml:space="preserve">self-assessment </w:t>
            </w:r>
            <w:r w:rsidRPr="00F011E8">
              <w:rPr>
                <w:rFonts w:eastAsia="Arial" w:cstheme="minorHAnsi"/>
                <w:color w:val="000000"/>
                <w:sz w:val="24"/>
                <w:szCs w:val="24"/>
                <w:lang w:val="id" w:eastAsia="en-ID"/>
              </w:rPr>
              <w:t>yang dilakukan oleh seluruh unit kerja atas pengendalian yang dilakukan; dan</w:t>
            </w:r>
          </w:p>
          <w:p w14:paraId="33BD447A" w14:textId="77777777" w:rsidR="004F4050" w:rsidRPr="00F011E8" w:rsidRDefault="004F4050" w:rsidP="00F011E8">
            <w:pPr>
              <w:widowControl w:val="0"/>
              <w:numPr>
                <w:ilvl w:val="4"/>
                <w:numId w:val="20"/>
              </w:numPr>
              <w:pBdr>
                <w:top w:val="nil"/>
                <w:left w:val="nil"/>
                <w:bottom w:val="nil"/>
                <w:right w:val="nil"/>
                <w:between w:val="nil"/>
              </w:pBdr>
              <w:tabs>
                <w:tab w:val="left" w:pos="2800"/>
              </w:tabs>
              <w:spacing w:before="120" w:after="0" w:line="360" w:lineRule="auto"/>
              <w:ind w:left="1589" w:right="95" w:hanging="425"/>
              <w:rPr>
                <w:rFonts w:eastAsia="Arial" w:cstheme="minorHAnsi"/>
                <w:sz w:val="24"/>
                <w:szCs w:val="24"/>
                <w:lang w:val="id" w:eastAsia="en-ID"/>
              </w:rPr>
            </w:pPr>
            <w:r w:rsidRPr="00F011E8">
              <w:rPr>
                <w:rFonts w:eastAsia="Arial" w:cstheme="minorHAnsi"/>
                <w:color w:val="000000"/>
                <w:sz w:val="24"/>
                <w:szCs w:val="24"/>
                <w:lang w:val="id" w:eastAsia="en-ID"/>
              </w:rPr>
              <w:t>Temuan audit terkait dengan organisasi dan penggunaan data dan informasi.</w:t>
            </w:r>
          </w:p>
          <w:p w14:paraId="7EF8BFFA" w14:textId="77777777" w:rsidR="004F4050" w:rsidRPr="00F011E8" w:rsidRDefault="004F4050" w:rsidP="00F011E8">
            <w:pPr>
              <w:widowControl w:val="0"/>
              <w:numPr>
                <w:ilvl w:val="2"/>
                <w:numId w:val="20"/>
              </w:numPr>
              <w:pBdr>
                <w:top w:val="nil"/>
                <w:left w:val="nil"/>
                <w:bottom w:val="nil"/>
                <w:right w:val="nil"/>
                <w:between w:val="nil"/>
              </w:pBdr>
              <w:spacing w:before="120" w:after="0" w:line="360" w:lineRule="auto"/>
              <w:ind w:left="739" w:right="95" w:hanging="396"/>
              <w:rPr>
                <w:rFonts w:eastAsia="Arial" w:cstheme="minorHAnsi"/>
                <w:sz w:val="24"/>
                <w:szCs w:val="24"/>
                <w:lang w:val="id" w:eastAsia="en-ID"/>
              </w:rPr>
            </w:pPr>
            <w:r w:rsidRPr="00F011E8">
              <w:rPr>
                <w:rFonts w:eastAsia="Arial" w:cstheme="minorHAnsi"/>
                <w:color w:val="000000"/>
                <w:sz w:val="24"/>
                <w:szCs w:val="24"/>
                <w:lang w:val="id" w:eastAsia="en-ID"/>
              </w:rPr>
              <w:t xml:space="preserve">Analisis risiko harus mempertimbangkan ancaman dan kerentanan terkait aset informasi dan fasilitas pemrosesan informasi termasuk potensi dampak dari setiap kegagalan sistem, bencana alam, dan kesalahan dalam memilih teknologi yang digunakan atau </w:t>
            </w:r>
            <w:r w:rsidRPr="00F011E8">
              <w:rPr>
                <w:rFonts w:eastAsia="Arial" w:cstheme="minorHAnsi"/>
                <w:color w:val="000000"/>
                <w:sz w:val="24"/>
                <w:szCs w:val="24"/>
                <w:lang w:val="id" w:eastAsia="en-ID"/>
              </w:rPr>
              <w:lastRenderedPageBreak/>
              <w:t>berdasarkan konteks internal dan eksternal yang telah diidentifikasi.</w:t>
            </w:r>
          </w:p>
          <w:p w14:paraId="1A1FF84E" w14:textId="448A7F0B" w:rsidR="00F011E8" w:rsidRPr="00F011E8" w:rsidRDefault="004F4050" w:rsidP="00F011E8">
            <w:pPr>
              <w:widowControl w:val="0"/>
              <w:numPr>
                <w:ilvl w:val="2"/>
                <w:numId w:val="20"/>
              </w:numPr>
              <w:pBdr>
                <w:top w:val="nil"/>
                <w:left w:val="nil"/>
                <w:bottom w:val="nil"/>
                <w:right w:val="nil"/>
                <w:between w:val="nil"/>
              </w:pBdr>
              <w:spacing w:before="0" w:after="0" w:line="360" w:lineRule="auto"/>
              <w:ind w:left="737" w:right="96" w:hanging="397"/>
              <w:rPr>
                <w:rFonts w:eastAsia="Arial" w:cstheme="minorHAnsi"/>
                <w:sz w:val="24"/>
                <w:szCs w:val="24"/>
                <w:lang w:val="id" w:eastAsia="en-ID"/>
              </w:rPr>
            </w:pPr>
            <w:r w:rsidRPr="00F011E8">
              <w:rPr>
                <w:rFonts w:eastAsia="Arial" w:cstheme="minorHAnsi"/>
                <w:color w:val="000000"/>
                <w:sz w:val="24"/>
                <w:szCs w:val="24"/>
                <w:lang w:val="id" w:eastAsia="en-ID"/>
              </w:rPr>
              <w:t>Setelah risiko teridentifikasi, deskripsi ancaman dan kerentanan penyebab risiko harus dilakukan secara memadai. Komponen dari deskripsi risiko yang komprehensif adalah namun tidak terbatas pada:</w:t>
            </w:r>
          </w:p>
          <w:p w14:paraId="517D8894" w14:textId="77777777" w:rsidR="004F4050" w:rsidRPr="00F011E8" w:rsidRDefault="004F4050" w:rsidP="00F011E8">
            <w:pPr>
              <w:widowControl w:val="0"/>
              <w:numPr>
                <w:ilvl w:val="4"/>
                <w:numId w:val="27"/>
              </w:numPr>
              <w:pBdr>
                <w:top w:val="nil"/>
                <w:left w:val="nil"/>
                <w:bottom w:val="nil"/>
                <w:right w:val="nil"/>
                <w:between w:val="nil"/>
              </w:pBdr>
              <w:tabs>
                <w:tab w:val="left" w:pos="2800"/>
              </w:tabs>
              <w:spacing w:before="120" w:after="0" w:line="360" w:lineRule="auto"/>
              <w:ind w:left="1022" w:right="95" w:hanging="284"/>
              <w:rPr>
                <w:rFonts w:eastAsia="Arial" w:cstheme="minorHAnsi"/>
                <w:sz w:val="24"/>
                <w:szCs w:val="24"/>
                <w:lang w:val="id" w:eastAsia="en-ID"/>
              </w:rPr>
            </w:pPr>
            <w:r w:rsidRPr="00F011E8">
              <w:rPr>
                <w:rFonts w:eastAsia="Arial" w:cstheme="minorHAnsi"/>
                <w:color w:val="000000"/>
                <w:sz w:val="24"/>
                <w:szCs w:val="24"/>
                <w:lang w:val="id" w:eastAsia="en-ID"/>
              </w:rPr>
              <w:t>Aset Informasi, misalnya Data Pelanggan, Data Karyawan, Informasi Bisnis, dan informasi lainnya;</w:t>
            </w:r>
          </w:p>
          <w:p w14:paraId="57ED761F" w14:textId="77777777" w:rsidR="004F4050" w:rsidRPr="00F011E8" w:rsidRDefault="004F4050" w:rsidP="00F011E8">
            <w:pPr>
              <w:widowControl w:val="0"/>
              <w:numPr>
                <w:ilvl w:val="4"/>
                <w:numId w:val="27"/>
              </w:numPr>
              <w:pBdr>
                <w:top w:val="nil"/>
                <w:left w:val="nil"/>
                <w:bottom w:val="nil"/>
                <w:right w:val="nil"/>
                <w:between w:val="nil"/>
              </w:pBdr>
              <w:tabs>
                <w:tab w:val="left" w:pos="2800"/>
              </w:tabs>
              <w:spacing w:before="120" w:after="0" w:line="360" w:lineRule="auto"/>
              <w:ind w:left="1022" w:right="95" w:hanging="284"/>
              <w:rPr>
                <w:rFonts w:eastAsia="Arial" w:cstheme="minorHAnsi"/>
                <w:sz w:val="24"/>
                <w:szCs w:val="24"/>
                <w:lang w:val="id" w:eastAsia="en-ID"/>
              </w:rPr>
            </w:pPr>
            <w:r w:rsidRPr="00F011E8">
              <w:rPr>
                <w:rFonts w:eastAsia="Arial" w:cstheme="minorHAnsi"/>
                <w:color w:val="000000"/>
                <w:sz w:val="24"/>
                <w:szCs w:val="24"/>
                <w:lang w:val="id" w:eastAsia="en-ID"/>
              </w:rPr>
              <w:t>Ancaman misalnya, digunakan oleh pihak yang tidak berwenang;</w:t>
            </w:r>
          </w:p>
          <w:p w14:paraId="4BD973BB" w14:textId="77777777" w:rsidR="004F4050" w:rsidRPr="00F011E8" w:rsidRDefault="004F4050" w:rsidP="00F011E8">
            <w:pPr>
              <w:widowControl w:val="0"/>
              <w:numPr>
                <w:ilvl w:val="4"/>
                <w:numId w:val="27"/>
              </w:numPr>
              <w:pBdr>
                <w:top w:val="nil"/>
                <w:left w:val="nil"/>
                <w:bottom w:val="nil"/>
                <w:right w:val="nil"/>
                <w:between w:val="nil"/>
              </w:pBdr>
              <w:tabs>
                <w:tab w:val="left" w:pos="2800"/>
              </w:tabs>
              <w:spacing w:before="158" w:after="0" w:line="360" w:lineRule="auto"/>
              <w:ind w:left="1022" w:right="95" w:hanging="284"/>
              <w:rPr>
                <w:rFonts w:eastAsia="Arial" w:cstheme="minorHAnsi"/>
                <w:sz w:val="24"/>
                <w:szCs w:val="24"/>
                <w:lang w:val="id" w:eastAsia="en-ID"/>
              </w:rPr>
            </w:pPr>
            <w:r w:rsidRPr="00F011E8">
              <w:rPr>
                <w:rFonts w:eastAsia="Arial" w:cstheme="minorHAnsi"/>
                <w:color w:val="000000"/>
                <w:sz w:val="24"/>
                <w:szCs w:val="24"/>
                <w:lang w:val="id" w:eastAsia="en-ID"/>
              </w:rPr>
              <w:t>Kerentanan Aset, misalnya kurangnya ketentuan pengguna;</w:t>
            </w:r>
          </w:p>
          <w:p w14:paraId="7039990F" w14:textId="77777777" w:rsidR="004F4050" w:rsidRPr="00F011E8" w:rsidRDefault="004F4050" w:rsidP="00F011E8">
            <w:pPr>
              <w:widowControl w:val="0"/>
              <w:numPr>
                <w:ilvl w:val="4"/>
                <w:numId w:val="27"/>
              </w:numPr>
              <w:pBdr>
                <w:top w:val="nil"/>
                <w:left w:val="nil"/>
                <w:bottom w:val="nil"/>
                <w:right w:val="nil"/>
                <w:between w:val="nil"/>
              </w:pBdr>
              <w:tabs>
                <w:tab w:val="left" w:pos="2800"/>
              </w:tabs>
              <w:spacing w:before="158" w:after="0" w:line="360" w:lineRule="auto"/>
              <w:ind w:left="1022" w:right="95" w:hanging="284"/>
              <w:rPr>
                <w:rFonts w:eastAsia="Arial" w:cstheme="minorHAnsi"/>
                <w:sz w:val="24"/>
                <w:szCs w:val="24"/>
                <w:lang w:val="id" w:eastAsia="en-ID"/>
              </w:rPr>
            </w:pPr>
            <w:r w:rsidRPr="00F011E8">
              <w:rPr>
                <w:rFonts w:eastAsia="Arial" w:cstheme="minorHAnsi"/>
                <w:color w:val="000000"/>
                <w:sz w:val="24"/>
                <w:szCs w:val="24"/>
                <w:lang w:val="id" w:eastAsia="en-ID"/>
              </w:rPr>
              <w:t>Peringkat Aset (</w:t>
            </w:r>
            <w:r w:rsidRPr="00F011E8">
              <w:rPr>
                <w:rFonts w:eastAsia="Arial" w:cstheme="minorHAnsi"/>
                <w:i/>
                <w:color w:val="000000"/>
                <w:sz w:val="24"/>
                <w:szCs w:val="24"/>
                <w:lang w:val="id" w:eastAsia="en-ID"/>
              </w:rPr>
              <w:t>Asset Valuation</w:t>
            </w:r>
            <w:r w:rsidRPr="00F011E8">
              <w:rPr>
                <w:rFonts w:eastAsia="Arial" w:cstheme="minorHAnsi"/>
                <w:color w:val="000000"/>
                <w:sz w:val="24"/>
                <w:szCs w:val="24"/>
                <w:lang w:val="id" w:eastAsia="en-ID"/>
              </w:rPr>
              <w:t>) untuk memprioritaskan penilaian dan pengendalian risiko aset dengan yang memiliki peringkat Aset “</w:t>
            </w:r>
            <w:r w:rsidRPr="00F011E8">
              <w:rPr>
                <w:rFonts w:eastAsia="Arial" w:cstheme="minorHAnsi"/>
                <w:i/>
                <w:color w:val="000000"/>
                <w:sz w:val="24"/>
                <w:szCs w:val="24"/>
                <w:lang w:val="id" w:eastAsia="en-ID"/>
              </w:rPr>
              <w:t>High</w:t>
            </w:r>
            <w:r w:rsidRPr="00F011E8">
              <w:rPr>
                <w:rFonts w:eastAsia="Arial" w:cstheme="minorHAnsi"/>
                <w:color w:val="000000"/>
                <w:sz w:val="24"/>
                <w:szCs w:val="24"/>
                <w:lang w:val="id" w:eastAsia="en-ID"/>
              </w:rPr>
              <w:t>”.</w:t>
            </w:r>
          </w:p>
          <w:p w14:paraId="6CB1C344" w14:textId="77777777" w:rsidR="004F4050" w:rsidRPr="00F011E8" w:rsidRDefault="004F4050" w:rsidP="00F011E8">
            <w:pPr>
              <w:widowControl w:val="0"/>
              <w:numPr>
                <w:ilvl w:val="4"/>
                <w:numId w:val="27"/>
              </w:numPr>
              <w:pBdr>
                <w:top w:val="nil"/>
                <w:left w:val="nil"/>
                <w:bottom w:val="nil"/>
                <w:right w:val="nil"/>
                <w:between w:val="nil"/>
              </w:pBdr>
              <w:tabs>
                <w:tab w:val="left" w:pos="2800"/>
              </w:tabs>
              <w:spacing w:before="120" w:after="0" w:line="360" w:lineRule="auto"/>
              <w:ind w:left="1022" w:right="95" w:hanging="284"/>
              <w:rPr>
                <w:rFonts w:eastAsia="Arial" w:cstheme="minorHAnsi"/>
                <w:color w:val="000000"/>
                <w:sz w:val="24"/>
                <w:szCs w:val="24"/>
                <w:lang w:val="id" w:eastAsia="en-ID"/>
              </w:rPr>
            </w:pPr>
            <w:r w:rsidRPr="00F011E8">
              <w:rPr>
                <w:rFonts w:eastAsia="Arial" w:cstheme="minorHAnsi"/>
                <w:color w:val="000000"/>
                <w:sz w:val="24"/>
                <w:szCs w:val="24"/>
                <w:lang w:val="id" w:eastAsia="en-ID"/>
              </w:rPr>
              <w:t xml:space="preserve">Dampak atas ancaman dan </w:t>
            </w:r>
            <w:r w:rsidRPr="00F011E8">
              <w:rPr>
                <w:rFonts w:eastAsia="Arial" w:cstheme="minorHAnsi"/>
                <w:color w:val="000000"/>
                <w:sz w:val="24"/>
                <w:szCs w:val="24"/>
                <w:lang w:val="id" w:eastAsia="en-ID"/>
              </w:rPr>
              <w:lastRenderedPageBreak/>
              <w:t>kerentanan dari risiko misalnya ketidakpuasan pelanggan.</w:t>
            </w:r>
          </w:p>
          <w:p w14:paraId="7A9CFA6A" w14:textId="77777777" w:rsidR="004F4050" w:rsidRPr="00F011E8" w:rsidRDefault="004F4050" w:rsidP="00F011E8">
            <w:pPr>
              <w:widowControl w:val="0"/>
              <w:numPr>
                <w:ilvl w:val="4"/>
                <w:numId w:val="27"/>
              </w:numPr>
              <w:pBdr>
                <w:top w:val="nil"/>
                <w:left w:val="nil"/>
                <w:bottom w:val="nil"/>
                <w:right w:val="nil"/>
                <w:between w:val="nil"/>
              </w:pBdr>
              <w:tabs>
                <w:tab w:val="left" w:pos="2799"/>
                <w:tab w:val="left" w:pos="2800"/>
              </w:tabs>
              <w:spacing w:before="120" w:after="0" w:line="360" w:lineRule="auto"/>
              <w:ind w:left="1022" w:right="95" w:hanging="284"/>
              <w:rPr>
                <w:rFonts w:eastAsia="Arial" w:cstheme="minorHAnsi"/>
                <w:sz w:val="24"/>
                <w:szCs w:val="24"/>
                <w:lang w:val="id" w:eastAsia="en-ID"/>
              </w:rPr>
            </w:pPr>
            <w:r w:rsidRPr="00F011E8">
              <w:rPr>
                <w:rFonts w:eastAsia="Arial" w:cstheme="minorHAnsi"/>
                <w:color w:val="000000"/>
                <w:sz w:val="24"/>
                <w:szCs w:val="24"/>
                <w:lang w:val="id" w:eastAsia="en-ID"/>
              </w:rPr>
              <w:t>Pelaksanaan analisis risiko yang mempertimbangkan:</w:t>
            </w:r>
          </w:p>
          <w:p w14:paraId="733FB84E" w14:textId="77777777" w:rsidR="004F4050" w:rsidRPr="00F011E8" w:rsidRDefault="004F4050" w:rsidP="00F011E8">
            <w:pPr>
              <w:pStyle w:val="ListParagraph"/>
              <w:widowControl w:val="0"/>
              <w:numPr>
                <w:ilvl w:val="5"/>
                <w:numId w:val="21"/>
              </w:numPr>
              <w:pBdr>
                <w:top w:val="nil"/>
                <w:left w:val="nil"/>
                <w:bottom w:val="nil"/>
                <w:right w:val="nil"/>
                <w:between w:val="nil"/>
              </w:pBdr>
              <w:tabs>
                <w:tab w:val="left" w:pos="2977"/>
              </w:tabs>
              <w:spacing w:before="158" w:after="0" w:line="360" w:lineRule="auto"/>
              <w:ind w:left="1448" w:right="95" w:hanging="426"/>
              <w:rPr>
                <w:rFonts w:eastAsia="Arial" w:cstheme="minorHAnsi"/>
                <w:sz w:val="24"/>
                <w:szCs w:val="24"/>
                <w:lang w:val="id" w:eastAsia="en-ID"/>
              </w:rPr>
            </w:pPr>
            <w:r w:rsidRPr="00F011E8">
              <w:rPr>
                <w:rFonts w:eastAsia="Arial" w:cstheme="minorHAnsi"/>
                <w:color w:val="000000"/>
                <w:sz w:val="24"/>
                <w:szCs w:val="24"/>
                <w:lang w:val="id" w:eastAsia="en-ID"/>
              </w:rPr>
              <w:t>Mengidentifikasi kontrol yang ada saat ini untuk mengelola risiko dengan mengurangi konsekuensi atau kemungkinan risiko;</w:t>
            </w:r>
          </w:p>
          <w:p w14:paraId="6E8E75A7" w14:textId="77777777" w:rsidR="004F4050" w:rsidRPr="00F011E8" w:rsidRDefault="004F4050" w:rsidP="00F011E8">
            <w:pPr>
              <w:widowControl w:val="0"/>
              <w:numPr>
                <w:ilvl w:val="5"/>
                <w:numId w:val="21"/>
              </w:numPr>
              <w:pBdr>
                <w:top w:val="nil"/>
                <w:left w:val="nil"/>
                <w:bottom w:val="nil"/>
                <w:right w:val="nil"/>
                <w:between w:val="nil"/>
              </w:pBdr>
              <w:tabs>
                <w:tab w:val="left" w:pos="2977"/>
              </w:tabs>
              <w:spacing w:before="120" w:after="0" w:line="360" w:lineRule="auto"/>
              <w:ind w:left="1448" w:right="95" w:hanging="426"/>
              <w:rPr>
                <w:rFonts w:eastAsia="Arial" w:cstheme="minorHAnsi"/>
                <w:sz w:val="24"/>
                <w:szCs w:val="24"/>
                <w:lang w:val="id" w:eastAsia="en-ID"/>
              </w:rPr>
            </w:pPr>
            <w:r w:rsidRPr="00F011E8">
              <w:rPr>
                <w:rFonts w:eastAsia="Arial" w:cstheme="minorHAnsi"/>
                <w:color w:val="000000"/>
                <w:sz w:val="24"/>
                <w:szCs w:val="24"/>
                <w:lang w:val="id" w:eastAsia="en-ID"/>
              </w:rPr>
              <w:t>Menilai efektivitas kontrol saat ini;</w:t>
            </w:r>
          </w:p>
          <w:p w14:paraId="6A448878" w14:textId="77777777" w:rsidR="004F4050" w:rsidRPr="00F011E8" w:rsidRDefault="004F4050" w:rsidP="00F011E8">
            <w:pPr>
              <w:widowControl w:val="0"/>
              <w:numPr>
                <w:ilvl w:val="5"/>
                <w:numId w:val="21"/>
              </w:numPr>
              <w:pBdr>
                <w:top w:val="nil"/>
                <w:left w:val="nil"/>
                <w:bottom w:val="nil"/>
                <w:right w:val="nil"/>
                <w:between w:val="nil"/>
              </w:pBdr>
              <w:tabs>
                <w:tab w:val="left" w:pos="2977"/>
              </w:tabs>
              <w:spacing w:before="158" w:after="0" w:line="360" w:lineRule="auto"/>
              <w:ind w:left="1448" w:right="95" w:hanging="426"/>
              <w:rPr>
                <w:rFonts w:eastAsia="Arial" w:cstheme="minorHAnsi"/>
                <w:sz w:val="24"/>
                <w:szCs w:val="24"/>
                <w:lang w:val="id" w:eastAsia="en-ID"/>
              </w:rPr>
            </w:pPr>
            <w:r w:rsidRPr="00F011E8">
              <w:rPr>
                <w:rFonts w:eastAsia="Arial" w:cstheme="minorHAnsi"/>
                <w:color w:val="000000"/>
                <w:sz w:val="24"/>
                <w:szCs w:val="24"/>
                <w:lang w:val="id" w:eastAsia="en-ID"/>
              </w:rPr>
              <w:t>Mengidentifikasi kemungkinan terjadinya risiko baru dari ancaman dan kerentanan yang teridentifikasi; dan</w:t>
            </w:r>
          </w:p>
          <w:p w14:paraId="623446B9" w14:textId="77777777" w:rsidR="004F4050" w:rsidRPr="00F011E8" w:rsidRDefault="004F4050" w:rsidP="00F011E8">
            <w:pPr>
              <w:widowControl w:val="0"/>
              <w:numPr>
                <w:ilvl w:val="5"/>
                <w:numId w:val="21"/>
              </w:numPr>
              <w:pBdr>
                <w:top w:val="nil"/>
                <w:left w:val="nil"/>
                <w:bottom w:val="nil"/>
                <w:right w:val="nil"/>
                <w:between w:val="nil"/>
              </w:pBdr>
              <w:tabs>
                <w:tab w:val="left" w:pos="2977"/>
              </w:tabs>
              <w:spacing w:before="120" w:after="0" w:line="360" w:lineRule="auto"/>
              <w:ind w:left="1448" w:right="95" w:hanging="426"/>
              <w:rPr>
                <w:rFonts w:eastAsia="Arial" w:cstheme="minorHAnsi"/>
                <w:sz w:val="24"/>
                <w:szCs w:val="24"/>
                <w:lang w:val="id" w:eastAsia="en-ID"/>
              </w:rPr>
            </w:pPr>
            <w:r w:rsidRPr="00F011E8">
              <w:rPr>
                <w:rFonts w:eastAsia="Arial" w:cstheme="minorHAnsi"/>
                <w:color w:val="000000"/>
                <w:sz w:val="24"/>
                <w:szCs w:val="24"/>
                <w:lang w:val="id" w:eastAsia="en-ID"/>
              </w:rPr>
              <w:t>Mengidentifikasi konsekuensi atau dampak potensial yang akan terjadi dari ancaman dan kerentanan dari risiko yang teridentifikasi.</w:t>
            </w:r>
          </w:p>
          <w:p w14:paraId="0A8A0CF7" w14:textId="77777777" w:rsidR="004F4050" w:rsidRPr="00F011E8" w:rsidRDefault="004F4050" w:rsidP="00F011E8">
            <w:pPr>
              <w:widowControl w:val="0"/>
              <w:numPr>
                <w:ilvl w:val="2"/>
                <w:numId w:val="20"/>
              </w:numPr>
              <w:pBdr>
                <w:top w:val="nil"/>
                <w:left w:val="nil"/>
                <w:bottom w:val="nil"/>
                <w:right w:val="nil"/>
                <w:between w:val="nil"/>
              </w:pBdr>
              <w:tabs>
                <w:tab w:val="left" w:pos="2440"/>
              </w:tabs>
              <w:spacing w:before="120" w:after="0" w:line="360" w:lineRule="auto"/>
              <w:ind w:left="739" w:right="-88" w:hanging="425"/>
              <w:rPr>
                <w:rFonts w:eastAsia="Arial" w:cstheme="minorHAnsi"/>
                <w:color w:val="000000"/>
                <w:sz w:val="24"/>
                <w:szCs w:val="24"/>
                <w:lang w:val="id" w:eastAsia="en-ID"/>
              </w:rPr>
            </w:pPr>
            <w:r w:rsidRPr="00F011E8">
              <w:rPr>
                <w:rFonts w:eastAsia="Arial" w:cstheme="minorHAnsi"/>
                <w:color w:val="000000"/>
                <w:sz w:val="24"/>
                <w:szCs w:val="24"/>
                <w:lang w:val="id" w:eastAsia="en-ID"/>
              </w:rPr>
              <w:t xml:space="preserve">Saat mengevaluasi keefektifan </w:t>
            </w:r>
            <w:r w:rsidRPr="00F011E8">
              <w:rPr>
                <w:rFonts w:eastAsia="Arial" w:cstheme="minorHAnsi"/>
                <w:color w:val="000000"/>
                <w:sz w:val="24"/>
                <w:szCs w:val="24"/>
                <w:lang w:val="id" w:eastAsia="en-ID"/>
              </w:rPr>
              <w:lastRenderedPageBreak/>
              <w:t>pengendalian saat ini, faktor yang perlu dipertimbangkan mencakup konsistensi penerapan, pemahaman tentang pengendalian, dan kesesuaian dokumentasi pelaksanaan pengendalian. Pengendalian ditujukan untuk mengelola risiko dalam tingkat yang dapat diterima. Evaluasi pengendalian saat ini dapat terjadi melalui beberapa proses termasuk:</w:t>
            </w:r>
          </w:p>
          <w:p w14:paraId="6D200677" w14:textId="77777777" w:rsidR="004F4050" w:rsidRPr="00F011E8" w:rsidRDefault="004F4050" w:rsidP="00F011E8">
            <w:pPr>
              <w:widowControl w:val="0"/>
              <w:numPr>
                <w:ilvl w:val="4"/>
                <w:numId w:val="28"/>
              </w:numPr>
              <w:pBdr>
                <w:top w:val="nil"/>
                <w:left w:val="nil"/>
                <w:bottom w:val="nil"/>
                <w:right w:val="nil"/>
                <w:between w:val="nil"/>
              </w:pBdr>
              <w:tabs>
                <w:tab w:val="left" w:pos="2800"/>
              </w:tabs>
              <w:spacing w:before="120" w:after="0" w:line="360" w:lineRule="auto"/>
              <w:ind w:left="1022" w:hanging="283"/>
              <w:rPr>
                <w:rFonts w:eastAsia="Arial" w:cstheme="minorHAnsi"/>
                <w:sz w:val="24"/>
                <w:szCs w:val="24"/>
                <w:lang w:val="id" w:eastAsia="en-ID"/>
              </w:rPr>
            </w:pPr>
            <w:r w:rsidRPr="00F011E8">
              <w:rPr>
                <w:rFonts w:eastAsia="Arial" w:cstheme="minorHAnsi"/>
                <w:i/>
                <w:color w:val="000000"/>
                <w:sz w:val="24"/>
                <w:szCs w:val="24"/>
                <w:lang w:val="id" w:eastAsia="en-ID"/>
              </w:rPr>
              <w:t>Risk Control Self Assessment/Self-Risk Control Assessment</w:t>
            </w:r>
            <w:r w:rsidRPr="00F011E8">
              <w:rPr>
                <w:rFonts w:eastAsia="Arial" w:cstheme="minorHAnsi"/>
                <w:color w:val="000000"/>
                <w:sz w:val="24"/>
                <w:szCs w:val="24"/>
                <w:lang w:val="id" w:eastAsia="en-ID"/>
              </w:rPr>
              <w:t>;</w:t>
            </w:r>
          </w:p>
          <w:p w14:paraId="00A4FFEA" w14:textId="77777777" w:rsidR="004F4050" w:rsidRPr="00F011E8" w:rsidRDefault="004F4050" w:rsidP="00F011E8">
            <w:pPr>
              <w:widowControl w:val="0"/>
              <w:numPr>
                <w:ilvl w:val="4"/>
                <w:numId w:val="28"/>
              </w:numPr>
              <w:pBdr>
                <w:top w:val="nil"/>
                <w:left w:val="nil"/>
                <w:bottom w:val="nil"/>
                <w:right w:val="nil"/>
                <w:between w:val="nil"/>
              </w:pBdr>
              <w:tabs>
                <w:tab w:val="left" w:pos="2800"/>
              </w:tabs>
              <w:spacing w:before="158" w:after="0" w:line="360" w:lineRule="auto"/>
              <w:ind w:left="1022" w:hanging="283"/>
              <w:rPr>
                <w:rFonts w:eastAsia="Arial" w:cstheme="minorHAnsi"/>
                <w:sz w:val="24"/>
                <w:szCs w:val="24"/>
                <w:lang w:val="id" w:eastAsia="en-ID"/>
              </w:rPr>
            </w:pPr>
            <w:r w:rsidRPr="00F011E8">
              <w:rPr>
                <w:rFonts w:eastAsia="Arial" w:cstheme="minorHAnsi"/>
                <w:color w:val="000000"/>
                <w:sz w:val="24"/>
                <w:szCs w:val="24"/>
                <w:lang w:val="id" w:eastAsia="en-ID"/>
              </w:rPr>
              <w:t>Audit Internal yang mengkaji efektivitas pengendalian; dan</w:t>
            </w:r>
          </w:p>
          <w:p w14:paraId="54FA7113" w14:textId="77777777" w:rsidR="004F4050" w:rsidRPr="00F011E8" w:rsidRDefault="004F4050" w:rsidP="00F011E8">
            <w:pPr>
              <w:widowControl w:val="0"/>
              <w:numPr>
                <w:ilvl w:val="4"/>
                <w:numId w:val="28"/>
              </w:numPr>
              <w:pBdr>
                <w:top w:val="nil"/>
                <w:left w:val="nil"/>
                <w:bottom w:val="nil"/>
                <w:right w:val="nil"/>
                <w:between w:val="nil"/>
              </w:pBdr>
              <w:tabs>
                <w:tab w:val="left" w:pos="2800"/>
              </w:tabs>
              <w:spacing w:before="158" w:after="0" w:line="360" w:lineRule="auto"/>
              <w:ind w:left="1022" w:hanging="283"/>
              <w:rPr>
                <w:rFonts w:eastAsia="Arial" w:cstheme="minorHAnsi"/>
                <w:sz w:val="24"/>
                <w:szCs w:val="24"/>
                <w:lang w:val="id" w:eastAsia="en-ID"/>
              </w:rPr>
            </w:pPr>
            <w:r w:rsidRPr="00F011E8">
              <w:rPr>
                <w:rFonts w:eastAsia="Arial" w:cstheme="minorHAnsi"/>
                <w:color w:val="000000"/>
                <w:sz w:val="24"/>
                <w:szCs w:val="24"/>
                <w:lang w:val="id" w:eastAsia="en-ID"/>
              </w:rPr>
              <w:t>Audit Eksternal yang meninjau keefektifan pengendalian.</w:t>
            </w:r>
          </w:p>
          <w:p w14:paraId="26D0C12B" w14:textId="77777777" w:rsidR="004F4050" w:rsidRPr="00F011E8" w:rsidRDefault="004F4050" w:rsidP="00F011E8">
            <w:pPr>
              <w:widowControl w:val="0"/>
              <w:numPr>
                <w:ilvl w:val="2"/>
                <w:numId w:val="20"/>
              </w:numPr>
              <w:pBdr>
                <w:top w:val="nil"/>
                <w:left w:val="nil"/>
                <w:bottom w:val="nil"/>
                <w:right w:val="nil"/>
                <w:between w:val="nil"/>
              </w:pBdr>
              <w:spacing w:before="120" w:after="0" w:line="360" w:lineRule="auto"/>
              <w:ind w:left="739" w:right="95" w:hanging="425"/>
              <w:rPr>
                <w:rFonts w:eastAsia="Arial" w:cstheme="minorHAnsi"/>
                <w:sz w:val="24"/>
                <w:szCs w:val="24"/>
                <w:lang w:val="id" w:eastAsia="en-ID"/>
              </w:rPr>
            </w:pPr>
            <w:r w:rsidRPr="00F011E8">
              <w:rPr>
                <w:rFonts w:eastAsia="Arial" w:cstheme="minorHAnsi"/>
                <w:color w:val="000000"/>
                <w:sz w:val="24"/>
                <w:szCs w:val="24"/>
                <w:lang w:val="id" w:eastAsia="en-ID"/>
              </w:rPr>
              <w:t>Menentukan prioritas pengendalian dan tindakan mitigasi berdasarkan hasil penilaian risiko secara keseluruhan</w:t>
            </w:r>
          </w:p>
          <w:p w14:paraId="318F56B4" w14:textId="77777777" w:rsidR="004F4050" w:rsidRPr="00F011E8" w:rsidRDefault="004F4050" w:rsidP="00C52D4C">
            <w:pPr>
              <w:widowControl w:val="0"/>
              <w:numPr>
                <w:ilvl w:val="4"/>
                <w:numId w:val="29"/>
              </w:numPr>
              <w:pBdr>
                <w:top w:val="nil"/>
                <w:left w:val="nil"/>
                <w:bottom w:val="nil"/>
                <w:right w:val="nil"/>
                <w:between w:val="nil"/>
              </w:pBdr>
              <w:tabs>
                <w:tab w:val="left" w:pos="2800"/>
              </w:tabs>
              <w:spacing w:before="93" w:after="0" w:line="360" w:lineRule="auto"/>
              <w:ind w:left="1022" w:right="53" w:hanging="283"/>
              <w:rPr>
                <w:rFonts w:eastAsia="Arial" w:cstheme="minorHAnsi"/>
                <w:sz w:val="24"/>
                <w:szCs w:val="24"/>
                <w:lang w:val="id" w:eastAsia="en-ID"/>
              </w:rPr>
            </w:pPr>
            <w:r w:rsidRPr="00F011E8">
              <w:rPr>
                <w:rFonts w:eastAsia="Arial" w:cstheme="minorHAnsi"/>
                <w:color w:val="000000"/>
                <w:sz w:val="24"/>
                <w:szCs w:val="24"/>
                <w:lang w:val="id" w:eastAsia="en-ID"/>
              </w:rPr>
              <w:t xml:space="preserve">Pemantauan aktivitas pengendalian dan perlakuan </w:t>
            </w:r>
            <w:r w:rsidRPr="00F011E8">
              <w:rPr>
                <w:rFonts w:eastAsia="Arial" w:cstheme="minorHAnsi"/>
                <w:color w:val="000000"/>
                <w:sz w:val="24"/>
                <w:szCs w:val="24"/>
                <w:lang w:val="id" w:eastAsia="en-ID"/>
              </w:rPr>
              <w:lastRenderedPageBreak/>
              <w:t>harus dilakukan terhadap risiko yang diidentifikasi pada periode penilaian risiko sebelumnya, yang meliputi rencana tindak lanjut untuk perbaikan, kejelasan akuntabilitas dan tanggung jawab, sistem pelaporan, dan pengendalian kualitas pengendalian termasuk bentuk lain dari pemantauan atau pengendalian kompensasi.</w:t>
            </w:r>
          </w:p>
          <w:p w14:paraId="62FE0730" w14:textId="77777777" w:rsidR="004F4050" w:rsidRPr="00F011E8" w:rsidRDefault="004F4050" w:rsidP="00C52D4C">
            <w:pPr>
              <w:widowControl w:val="0"/>
              <w:numPr>
                <w:ilvl w:val="4"/>
                <w:numId w:val="29"/>
              </w:numPr>
              <w:pBdr>
                <w:top w:val="nil"/>
                <w:left w:val="nil"/>
                <w:bottom w:val="nil"/>
                <w:right w:val="nil"/>
                <w:between w:val="nil"/>
              </w:pBdr>
              <w:tabs>
                <w:tab w:val="left" w:pos="2800"/>
              </w:tabs>
              <w:spacing w:before="120" w:after="0" w:line="360" w:lineRule="auto"/>
              <w:ind w:left="1022" w:right="53" w:hanging="283"/>
              <w:rPr>
                <w:rFonts w:eastAsia="Arial" w:cstheme="minorHAnsi"/>
                <w:sz w:val="24"/>
                <w:szCs w:val="24"/>
                <w:lang w:val="id" w:eastAsia="en-ID"/>
              </w:rPr>
            </w:pPr>
            <w:r w:rsidRPr="00F011E8">
              <w:rPr>
                <w:rFonts w:eastAsia="Arial" w:cstheme="minorHAnsi"/>
                <w:color w:val="000000"/>
                <w:sz w:val="24"/>
                <w:szCs w:val="24"/>
                <w:lang w:val="id" w:eastAsia="en-ID"/>
              </w:rPr>
              <w:t>Penilaian atas Nilai Aset (</w:t>
            </w:r>
            <w:r w:rsidRPr="00F011E8">
              <w:rPr>
                <w:rFonts w:eastAsia="Arial" w:cstheme="minorHAnsi"/>
                <w:i/>
                <w:color w:val="000000"/>
                <w:sz w:val="24"/>
                <w:szCs w:val="24"/>
                <w:lang w:val="id" w:eastAsia="en-ID"/>
              </w:rPr>
              <w:t>Asset Valuation</w:t>
            </w:r>
            <w:r w:rsidRPr="00F011E8">
              <w:rPr>
                <w:rFonts w:eastAsia="Arial" w:cstheme="minorHAnsi"/>
                <w:color w:val="000000"/>
                <w:sz w:val="24"/>
                <w:szCs w:val="24"/>
                <w:lang w:val="id" w:eastAsia="en-ID"/>
              </w:rPr>
              <w:t>) atas aspek pengamanan informasi (</w:t>
            </w:r>
            <w:r w:rsidRPr="00F011E8">
              <w:rPr>
                <w:rFonts w:eastAsia="Arial" w:cstheme="minorHAnsi"/>
                <w:i/>
                <w:color w:val="000000"/>
                <w:sz w:val="24"/>
                <w:szCs w:val="24"/>
                <w:lang w:val="id" w:eastAsia="en-ID"/>
              </w:rPr>
              <w:t>Confidentiality</w:t>
            </w:r>
            <w:r w:rsidRPr="00F011E8">
              <w:rPr>
                <w:rFonts w:eastAsia="Arial" w:cstheme="minorHAnsi"/>
                <w:color w:val="000000"/>
                <w:sz w:val="24"/>
                <w:szCs w:val="24"/>
                <w:lang w:val="id" w:eastAsia="en-ID"/>
              </w:rPr>
              <w:t xml:space="preserve">, </w:t>
            </w:r>
            <w:r w:rsidRPr="00F011E8">
              <w:rPr>
                <w:rFonts w:eastAsia="Arial" w:cstheme="minorHAnsi"/>
                <w:i/>
                <w:color w:val="000000"/>
                <w:sz w:val="24"/>
                <w:szCs w:val="24"/>
                <w:lang w:val="id" w:eastAsia="en-ID"/>
              </w:rPr>
              <w:t>Integrity</w:t>
            </w:r>
            <w:r w:rsidRPr="00F011E8">
              <w:rPr>
                <w:rFonts w:eastAsia="Arial" w:cstheme="minorHAnsi"/>
                <w:color w:val="000000"/>
                <w:sz w:val="24"/>
                <w:szCs w:val="24"/>
                <w:lang w:val="id" w:eastAsia="en-ID"/>
              </w:rPr>
              <w:t xml:space="preserve">, </w:t>
            </w:r>
            <w:r w:rsidRPr="00F011E8">
              <w:rPr>
                <w:rFonts w:eastAsia="Arial" w:cstheme="minorHAnsi"/>
                <w:i/>
                <w:color w:val="000000"/>
                <w:sz w:val="24"/>
                <w:szCs w:val="24"/>
                <w:lang w:val="id" w:eastAsia="en-ID"/>
              </w:rPr>
              <w:t>Availability</w:t>
            </w:r>
            <w:r w:rsidRPr="00F011E8">
              <w:rPr>
                <w:rFonts w:eastAsia="Arial" w:cstheme="minorHAnsi"/>
                <w:color w:val="000000"/>
                <w:sz w:val="24"/>
                <w:szCs w:val="24"/>
                <w:lang w:val="id" w:eastAsia="en-ID"/>
              </w:rPr>
              <w:t>) harus ditentukan untuk menilai ancaman dan kerentanan menurut kemungkinan (</w:t>
            </w:r>
            <w:r w:rsidRPr="00F011E8">
              <w:rPr>
                <w:rFonts w:eastAsia="Arial" w:cstheme="minorHAnsi"/>
                <w:i/>
                <w:color w:val="000000"/>
                <w:sz w:val="24"/>
                <w:szCs w:val="24"/>
                <w:lang w:val="id" w:eastAsia="en-ID"/>
              </w:rPr>
              <w:t>likelihood</w:t>
            </w:r>
            <w:r w:rsidRPr="00F011E8">
              <w:rPr>
                <w:rFonts w:eastAsia="Arial" w:cstheme="minorHAnsi"/>
                <w:color w:val="000000"/>
                <w:sz w:val="24"/>
                <w:szCs w:val="24"/>
                <w:lang w:val="id" w:eastAsia="en-ID"/>
              </w:rPr>
              <w:t>) dan dampak (</w:t>
            </w:r>
            <w:r w:rsidRPr="00F011E8">
              <w:rPr>
                <w:rFonts w:eastAsia="Arial" w:cstheme="minorHAnsi"/>
                <w:i/>
                <w:color w:val="000000"/>
                <w:sz w:val="24"/>
                <w:szCs w:val="24"/>
                <w:lang w:val="id" w:eastAsia="en-ID"/>
              </w:rPr>
              <w:t>consequences/impact</w:t>
            </w:r>
            <w:r w:rsidRPr="00F011E8">
              <w:rPr>
                <w:rFonts w:eastAsia="Arial" w:cstheme="minorHAnsi"/>
                <w:color w:val="000000"/>
                <w:sz w:val="24"/>
                <w:szCs w:val="24"/>
                <w:lang w:val="id" w:eastAsia="en-ID"/>
              </w:rPr>
              <w:t>).</w:t>
            </w:r>
          </w:p>
          <w:p w14:paraId="4666A76F" w14:textId="77777777" w:rsidR="004F4050" w:rsidRPr="00F011E8" w:rsidRDefault="004F4050" w:rsidP="00C52D4C">
            <w:pPr>
              <w:widowControl w:val="0"/>
              <w:numPr>
                <w:ilvl w:val="4"/>
                <w:numId w:val="29"/>
              </w:numPr>
              <w:pBdr>
                <w:top w:val="nil"/>
                <w:left w:val="nil"/>
                <w:bottom w:val="nil"/>
                <w:right w:val="nil"/>
                <w:between w:val="nil"/>
              </w:pBdr>
              <w:tabs>
                <w:tab w:val="left" w:pos="2800"/>
              </w:tabs>
              <w:spacing w:before="120" w:after="0" w:line="360" w:lineRule="auto"/>
              <w:ind w:left="1022" w:right="53" w:hanging="283"/>
              <w:rPr>
                <w:rFonts w:eastAsia="Arial" w:cstheme="minorHAnsi"/>
                <w:sz w:val="24"/>
                <w:szCs w:val="24"/>
                <w:lang w:val="id" w:eastAsia="en-ID"/>
              </w:rPr>
            </w:pPr>
            <w:r w:rsidRPr="00F011E8">
              <w:rPr>
                <w:rFonts w:eastAsia="Arial" w:cstheme="minorHAnsi"/>
                <w:color w:val="000000"/>
                <w:sz w:val="24"/>
                <w:szCs w:val="24"/>
                <w:lang w:val="id" w:eastAsia="en-ID"/>
              </w:rPr>
              <w:t xml:space="preserve">Matriks risiko harus didefinisikan dengan mempertimbangkan penilaian aset dan berdasarkan kemungkinan ancaman dan </w:t>
            </w:r>
            <w:r w:rsidRPr="00F011E8">
              <w:rPr>
                <w:rFonts w:eastAsia="Arial" w:cstheme="minorHAnsi"/>
                <w:color w:val="000000"/>
                <w:sz w:val="24"/>
                <w:szCs w:val="24"/>
                <w:lang w:val="id" w:eastAsia="en-ID"/>
              </w:rPr>
              <w:lastRenderedPageBreak/>
              <w:t>besarnya dampak yang dapat ditimbulkan. Perlakuan risiko untuk mengontrol dan menangani risiko harus didefinisikan.</w:t>
            </w:r>
          </w:p>
          <w:p w14:paraId="6B3235D9" w14:textId="77777777" w:rsidR="004F4050" w:rsidRPr="00F011E8" w:rsidRDefault="004F4050" w:rsidP="00C52D4C">
            <w:pPr>
              <w:widowControl w:val="0"/>
              <w:numPr>
                <w:ilvl w:val="4"/>
                <w:numId w:val="29"/>
              </w:numPr>
              <w:pBdr>
                <w:top w:val="nil"/>
                <w:left w:val="nil"/>
                <w:bottom w:val="nil"/>
                <w:right w:val="nil"/>
                <w:between w:val="nil"/>
              </w:pBdr>
              <w:tabs>
                <w:tab w:val="left" w:pos="2800"/>
              </w:tabs>
              <w:spacing w:before="120" w:after="0" w:line="360" w:lineRule="auto"/>
              <w:ind w:left="1022" w:right="53" w:hanging="283"/>
              <w:rPr>
                <w:rFonts w:eastAsia="Arial" w:cstheme="minorHAnsi"/>
                <w:sz w:val="24"/>
                <w:szCs w:val="24"/>
                <w:lang w:val="id" w:eastAsia="en-ID"/>
              </w:rPr>
            </w:pPr>
            <w:r w:rsidRPr="00F011E8">
              <w:rPr>
                <w:rFonts w:eastAsia="Arial" w:cstheme="minorHAnsi"/>
                <w:color w:val="000000"/>
                <w:sz w:val="24"/>
                <w:szCs w:val="24"/>
                <w:lang w:val="id" w:eastAsia="en-ID"/>
              </w:rPr>
              <w:t>Peringkat dampak dan kemungkinan, seperti yang diidentifikasi setelah pertimbangan pengendalian saat ini, digabungkan untuk menentukan tingkat risiko secara keseluruhan. Tingkat Risiko adalah hasil akhir dari analisis risiko yang dihitung berdasarkan penilaian aset dan kemungkinan serta dampak dari risiko yang teridentifikasi.</w:t>
            </w:r>
          </w:p>
          <w:p w14:paraId="5586A1D1" w14:textId="2BBBF8A7" w:rsidR="007F20BD" w:rsidRPr="004F4050" w:rsidRDefault="004F4050" w:rsidP="00C52D4C">
            <w:pPr>
              <w:widowControl w:val="0"/>
              <w:numPr>
                <w:ilvl w:val="4"/>
                <w:numId w:val="29"/>
              </w:numPr>
              <w:pBdr>
                <w:top w:val="nil"/>
                <w:left w:val="nil"/>
                <w:bottom w:val="nil"/>
                <w:right w:val="nil"/>
                <w:between w:val="nil"/>
              </w:pBdr>
              <w:tabs>
                <w:tab w:val="left" w:pos="2800"/>
              </w:tabs>
              <w:spacing w:before="120" w:after="0" w:line="360" w:lineRule="auto"/>
              <w:ind w:left="1022" w:right="53" w:hanging="283"/>
              <w:rPr>
                <w:rFonts w:eastAsia="Arial" w:cstheme="minorHAnsi"/>
                <w:sz w:val="24"/>
                <w:szCs w:val="24"/>
                <w:lang w:val="id" w:eastAsia="en-ID"/>
              </w:rPr>
            </w:pPr>
            <w:r w:rsidRPr="00F011E8">
              <w:rPr>
                <w:rFonts w:eastAsia="Arial" w:cstheme="minorHAnsi"/>
                <w:color w:val="000000"/>
                <w:sz w:val="24"/>
                <w:szCs w:val="24"/>
                <w:lang w:val="id" w:eastAsia="en-ID"/>
              </w:rPr>
              <w:t xml:space="preserve">Tabel matriks risiko sebagai definisi tingkat risiko di perusahaan termasuk nilai dampak dan kemungkinan yang digunakan dalam penilaian risiko keamanan informasi adalah berdasarkan Kebijakan Kerangka </w:t>
            </w:r>
            <w:r w:rsidRPr="00F011E8">
              <w:rPr>
                <w:rFonts w:eastAsia="Arial" w:cstheme="minorHAnsi"/>
                <w:color w:val="000000"/>
                <w:sz w:val="24"/>
                <w:szCs w:val="24"/>
                <w:lang w:val="id" w:eastAsia="en-ID"/>
              </w:rPr>
              <w:lastRenderedPageBreak/>
              <w:t>Kerja Manajemen Risiko sebagai berikut:</w:t>
            </w:r>
          </w:p>
        </w:tc>
        <w:tc>
          <w:tcPr>
            <w:tcW w:w="236" w:type="dxa"/>
          </w:tcPr>
          <w:p w14:paraId="28FABAE6" w14:textId="77777777" w:rsidR="007F20BD" w:rsidRPr="007B6EA1" w:rsidRDefault="007F20BD">
            <w:pPr>
              <w:spacing w:before="0" w:after="0" w:line="360" w:lineRule="auto"/>
              <w:rPr>
                <w:rFonts w:cstheme="minorHAnsi"/>
                <w:sz w:val="24"/>
                <w:szCs w:val="24"/>
                <w:lang w:val="en-US"/>
              </w:rPr>
            </w:pPr>
          </w:p>
        </w:tc>
        <w:tc>
          <w:tcPr>
            <w:tcW w:w="4560" w:type="dxa"/>
          </w:tcPr>
          <w:p w14:paraId="5915C3D3" w14:textId="77777777" w:rsidR="007F20BD" w:rsidRDefault="004F4050" w:rsidP="00F011E8">
            <w:pPr>
              <w:pStyle w:val="ListParagraph"/>
              <w:numPr>
                <w:ilvl w:val="1"/>
                <w:numId w:val="55"/>
              </w:numPr>
              <w:spacing w:before="120" w:after="0" w:line="360" w:lineRule="auto"/>
              <w:ind w:left="760" w:hanging="425"/>
              <w:contextualSpacing w:val="0"/>
              <w:rPr>
                <w:rFonts w:cstheme="minorHAnsi"/>
                <w:i/>
                <w:sz w:val="24"/>
                <w:szCs w:val="24"/>
                <w:lang w:val="en-US"/>
              </w:rPr>
            </w:pPr>
            <w:r w:rsidRPr="004F4050">
              <w:rPr>
                <w:rFonts w:cstheme="minorHAnsi"/>
                <w:i/>
                <w:sz w:val="24"/>
                <w:szCs w:val="24"/>
                <w:lang w:val="en-US"/>
              </w:rPr>
              <w:t xml:space="preserve">The risk assessment is carried out as a step in the information security risk analysis of the previously identified information assets and information processing facilities. Risk analysis is carried out continuously in one cycle </w:t>
            </w:r>
            <w:r w:rsidRPr="004F4050">
              <w:rPr>
                <w:rFonts w:cstheme="minorHAnsi"/>
                <w:i/>
                <w:sz w:val="24"/>
                <w:szCs w:val="24"/>
                <w:lang w:val="en-US"/>
              </w:rPr>
              <w:lastRenderedPageBreak/>
              <w:t>and includes at least 4 (four) important steps as follows:</w:t>
            </w:r>
          </w:p>
          <w:p w14:paraId="5FFF02D8" w14:textId="77777777" w:rsidR="00F011E8" w:rsidRDefault="00F011E8" w:rsidP="00F011E8">
            <w:pPr>
              <w:spacing w:before="120" w:after="480" w:line="360" w:lineRule="auto"/>
              <w:rPr>
                <w:rFonts w:cstheme="minorHAnsi"/>
                <w:i/>
                <w:sz w:val="24"/>
                <w:szCs w:val="24"/>
                <w:lang w:val="en-US"/>
              </w:rPr>
            </w:pPr>
          </w:p>
          <w:p w14:paraId="15336AC4" w14:textId="77777777" w:rsidR="00F011E8" w:rsidRDefault="00F011E8">
            <w:pPr>
              <w:pStyle w:val="ListParagraph"/>
              <w:numPr>
                <w:ilvl w:val="0"/>
                <w:numId w:val="135"/>
              </w:numPr>
              <w:spacing w:before="120" w:after="0" w:line="360" w:lineRule="auto"/>
              <w:ind w:left="1184" w:hanging="426"/>
              <w:rPr>
                <w:rFonts w:cstheme="minorHAnsi"/>
                <w:i/>
                <w:sz w:val="24"/>
                <w:szCs w:val="24"/>
                <w:lang w:val="en-US"/>
              </w:rPr>
            </w:pPr>
            <w:r w:rsidRPr="00F011E8">
              <w:rPr>
                <w:rFonts w:cstheme="minorHAnsi"/>
                <w:i/>
                <w:sz w:val="24"/>
                <w:szCs w:val="24"/>
                <w:lang w:val="en-US"/>
              </w:rPr>
              <w:t>Collection of data or documents related to activities that have the potential to cause or increase risks, both from ongoing and planned activities, including but not limited to:</w:t>
            </w:r>
          </w:p>
          <w:p w14:paraId="6796E943" w14:textId="77777777" w:rsidR="00F011E8" w:rsidRDefault="00F011E8" w:rsidP="00F011E8">
            <w:pPr>
              <w:spacing w:before="120" w:after="0" w:line="360" w:lineRule="auto"/>
              <w:rPr>
                <w:rFonts w:cstheme="minorHAnsi"/>
                <w:i/>
                <w:sz w:val="24"/>
                <w:szCs w:val="24"/>
                <w:lang w:val="en-US"/>
              </w:rPr>
            </w:pPr>
          </w:p>
          <w:p w14:paraId="4E5E11E3" w14:textId="09E12263" w:rsidR="00F011E8" w:rsidRDefault="00F011E8" w:rsidP="00F011E8">
            <w:pPr>
              <w:pStyle w:val="ListParagraph"/>
              <w:numPr>
                <w:ilvl w:val="4"/>
                <w:numId w:val="20"/>
              </w:numPr>
              <w:spacing w:before="0" w:after="0" w:line="360" w:lineRule="auto"/>
              <w:ind w:left="1467"/>
              <w:rPr>
                <w:rFonts w:cstheme="minorHAnsi"/>
                <w:i/>
                <w:sz w:val="24"/>
                <w:szCs w:val="24"/>
                <w:lang w:val="en-US"/>
              </w:rPr>
            </w:pPr>
            <w:r w:rsidRPr="00F011E8">
              <w:rPr>
                <w:rFonts w:cstheme="minorHAnsi"/>
                <w:i/>
                <w:sz w:val="24"/>
                <w:szCs w:val="24"/>
                <w:lang w:val="en-US"/>
              </w:rPr>
              <w:t>Critical assets, to identify access points and information storage (threats and vulnerabilities) based on the aspects of Confidentiality, Integrity, Availability in each division.</w:t>
            </w:r>
          </w:p>
          <w:p w14:paraId="1CF0D92E" w14:textId="77777777" w:rsidR="00F011E8" w:rsidRDefault="00F011E8" w:rsidP="00F011E8">
            <w:pPr>
              <w:pStyle w:val="ListParagraph"/>
              <w:spacing w:before="0" w:after="0" w:line="360" w:lineRule="auto"/>
              <w:ind w:left="1467"/>
              <w:rPr>
                <w:rFonts w:cstheme="minorHAnsi"/>
                <w:i/>
                <w:sz w:val="24"/>
                <w:szCs w:val="24"/>
                <w:lang w:val="en-US"/>
              </w:rPr>
            </w:pPr>
          </w:p>
          <w:p w14:paraId="31BEECAD" w14:textId="6C049C04" w:rsidR="00F011E8" w:rsidRPr="00F011E8" w:rsidRDefault="00F011E8" w:rsidP="00F011E8">
            <w:pPr>
              <w:pStyle w:val="ListParagraph"/>
              <w:numPr>
                <w:ilvl w:val="4"/>
                <w:numId w:val="20"/>
              </w:numPr>
              <w:spacing w:before="0" w:after="240" w:line="360" w:lineRule="auto"/>
              <w:ind w:left="1463" w:hanging="357"/>
              <w:contextualSpacing w:val="0"/>
              <w:rPr>
                <w:rFonts w:cstheme="minorHAnsi"/>
                <w:i/>
                <w:sz w:val="24"/>
                <w:szCs w:val="24"/>
                <w:lang w:val="en-US"/>
              </w:rPr>
            </w:pPr>
            <w:r w:rsidRPr="00F011E8">
              <w:rPr>
                <w:rFonts w:cstheme="minorHAnsi"/>
                <w:i/>
                <w:sz w:val="24"/>
                <w:szCs w:val="24"/>
                <w:lang w:val="en-US"/>
              </w:rPr>
              <w:t>Results of a review of business strategic plans, particularly a review of potential risk assessments;</w:t>
            </w:r>
          </w:p>
          <w:p w14:paraId="59FFD536" w14:textId="77777777" w:rsidR="00F011E8" w:rsidRDefault="00F011E8" w:rsidP="00F011E8">
            <w:pPr>
              <w:pStyle w:val="ListParagraph"/>
              <w:numPr>
                <w:ilvl w:val="4"/>
                <w:numId w:val="20"/>
              </w:numPr>
              <w:spacing w:before="0" w:after="0" w:line="360" w:lineRule="auto"/>
              <w:ind w:left="1467"/>
              <w:rPr>
                <w:rFonts w:cstheme="minorHAnsi"/>
                <w:i/>
                <w:sz w:val="24"/>
                <w:szCs w:val="24"/>
                <w:lang w:val="en-US"/>
              </w:rPr>
            </w:pPr>
            <w:r w:rsidRPr="00F011E8">
              <w:rPr>
                <w:rFonts w:cstheme="minorHAnsi"/>
                <w:i/>
                <w:sz w:val="24"/>
                <w:szCs w:val="24"/>
                <w:lang w:val="en-US"/>
              </w:rPr>
              <w:lastRenderedPageBreak/>
              <w:t>Results of due diligence and performance monitoring of third parties working with the company;</w:t>
            </w:r>
          </w:p>
          <w:p w14:paraId="77B70C2D" w14:textId="445B171A" w:rsidR="00F011E8" w:rsidRDefault="00F011E8" w:rsidP="00F011E8">
            <w:pPr>
              <w:pStyle w:val="ListParagraph"/>
              <w:numPr>
                <w:ilvl w:val="4"/>
                <w:numId w:val="20"/>
              </w:numPr>
              <w:spacing w:before="0" w:after="0" w:line="360" w:lineRule="auto"/>
              <w:ind w:left="1467"/>
              <w:rPr>
                <w:rFonts w:cstheme="minorHAnsi"/>
                <w:i/>
                <w:sz w:val="24"/>
                <w:szCs w:val="24"/>
                <w:lang w:val="en-US"/>
              </w:rPr>
            </w:pPr>
            <w:r w:rsidRPr="00F011E8">
              <w:rPr>
                <w:rFonts w:cstheme="minorHAnsi"/>
                <w:i/>
                <w:sz w:val="24"/>
                <w:szCs w:val="24"/>
                <w:lang w:val="en-US"/>
              </w:rPr>
              <w:t>Review of reports or complaints submitted by customers and/or users to the call center and/or help desk;</w:t>
            </w:r>
          </w:p>
          <w:p w14:paraId="75922AEA" w14:textId="77777777" w:rsidR="00F011E8" w:rsidRDefault="00F011E8" w:rsidP="00F011E8">
            <w:pPr>
              <w:pStyle w:val="ListParagraph"/>
              <w:spacing w:before="0" w:after="160" w:line="360" w:lineRule="auto"/>
              <w:ind w:left="1469"/>
              <w:contextualSpacing w:val="0"/>
              <w:rPr>
                <w:rFonts w:cstheme="minorHAnsi"/>
                <w:i/>
                <w:sz w:val="24"/>
                <w:szCs w:val="24"/>
                <w:lang w:val="en-US"/>
              </w:rPr>
            </w:pPr>
          </w:p>
          <w:p w14:paraId="529B7921" w14:textId="49F74B6E" w:rsidR="00F011E8" w:rsidRPr="00F011E8" w:rsidRDefault="00F011E8" w:rsidP="00F011E8">
            <w:pPr>
              <w:pStyle w:val="ListParagraph"/>
              <w:numPr>
                <w:ilvl w:val="4"/>
                <w:numId w:val="20"/>
              </w:numPr>
              <w:spacing w:before="0" w:after="160" w:line="360" w:lineRule="auto"/>
              <w:ind w:left="1463" w:hanging="357"/>
              <w:contextualSpacing w:val="0"/>
              <w:rPr>
                <w:rFonts w:cstheme="minorHAnsi"/>
                <w:i/>
                <w:sz w:val="24"/>
                <w:szCs w:val="24"/>
                <w:lang w:val="en-US"/>
              </w:rPr>
            </w:pPr>
            <w:r w:rsidRPr="00F011E8">
              <w:rPr>
                <w:rFonts w:cstheme="minorHAnsi"/>
                <w:i/>
                <w:sz w:val="24"/>
                <w:szCs w:val="24"/>
                <w:lang w:val="en-US"/>
              </w:rPr>
              <w:t>The results of the self-assessment carried out by all work units on the controls carried out; And</w:t>
            </w:r>
          </w:p>
          <w:p w14:paraId="7D77F950" w14:textId="77777777" w:rsidR="00F011E8" w:rsidRDefault="00F011E8" w:rsidP="00F011E8">
            <w:pPr>
              <w:pStyle w:val="ListParagraph"/>
              <w:numPr>
                <w:ilvl w:val="4"/>
                <w:numId w:val="20"/>
              </w:numPr>
              <w:spacing w:before="0" w:after="0" w:line="360" w:lineRule="auto"/>
              <w:ind w:left="1467"/>
              <w:rPr>
                <w:rFonts w:cstheme="minorHAnsi"/>
                <w:i/>
                <w:sz w:val="24"/>
                <w:szCs w:val="24"/>
                <w:lang w:val="en-US"/>
              </w:rPr>
            </w:pPr>
            <w:r w:rsidRPr="00F011E8">
              <w:rPr>
                <w:rFonts w:cstheme="minorHAnsi"/>
                <w:i/>
                <w:sz w:val="24"/>
                <w:szCs w:val="24"/>
                <w:lang w:val="en-US"/>
              </w:rPr>
              <w:t>Audit findings related to the organization and use of data and information.</w:t>
            </w:r>
          </w:p>
          <w:p w14:paraId="0BB9BB6F" w14:textId="77777777" w:rsidR="00F011E8" w:rsidRDefault="00F011E8" w:rsidP="00F011E8">
            <w:pPr>
              <w:spacing w:before="0" w:after="120" w:line="360" w:lineRule="auto"/>
              <w:rPr>
                <w:rFonts w:cstheme="minorHAnsi"/>
                <w:i/>
                <w:sz w:val="24"/>
                <w:szCs w:val="24"/>
                <w:lang w:val="en-US"/>
              </w:rPr>
            </w:pPr>
          </w:p>
          <w:p w14:paraId="1A301219" w14:textId="77777777" w:rsidR="00F011E8" w:rsidRDefault="00F011E8">
            <w:pPr>
              <w:pStyle w:val="ListParagraph"/>
              <w:numPr>
                <w:ilvl w:val="0"/>
                <w:numId w:val="136"/>
              </w:numPr>
              <w:spacing w:before="0" w:after="0" w:line="360" w:lineRule="auto"/>
              <w:rPr>
                <w:rFonts w:cstheme="minorHAnsi"/>
                <w:i/>
                <w:sz w:val="24"/>
                <w:szCs w:val="24"/>
                <w:lang w:val="en-US"/>
              </w:rPr>
            </w:pPr>
            <w:r w:rsidRPr="00F011E8">
              <w:rPr>
                <w:rFonts w:cstheme="minorHAnsi"/>
                <w:i/>
                <w:sz w:val="24"/>
                <w:szCs w:val="24"/>
                <w:lang w:val="en-US"/>
              </w:rPr>
              <w:t xml:space="preserve">The risk analysis should consider the threats and vulnerabilities associated with information assets and information processing facilities including the potential impact of any system failures, natural disasters, and errors in choosing the technology </w:t>
            </w:r>
            <w:r w:rsidRPr="00F011E8">
              <w:rPr>
                <w:rFonts w:cstheme="minorHAnsi"/>
                <w:i/>
                <w:sz w:val="24"/>
                <w:szCs w:val="24"/>
                <w:lang w:val="en-US"/>
              </w:rPr>
              <w:lastRenderedPageBreak/>
              <w:t>used or based on internal and external contexts that have been identified.</w:t>
            </w:r>
          </w:p>
          <w:p w14:paraId="3AD2D1D4" w14:textId="77777777" w:rsidR="00F011E8" w:rsidRDefault="00F011E8">
            <w:pPr>
              <w:pStyle w:val="ListParagraph"/>
              <w:numPr>
                <w:ilvl w:val="0"/>
                <w:numId w:val="136"/>
              </w:numPr>
              <w:spacing w:before="0" w:after="0" w:line="360" w:lineRule="auto"/>
              <w:rPr>
                <w:rFonts w:cstheme="minorHAnsi"/>
                <w:i/>
                <w:sz w:val="24"/>
                <w:szCs w:val="24"/>
                <w:lang w:val="en-US"/>
              </w:rPr>
            </w:pPr>
            <w:r w:rsidRPr="00F011E8">
              <w:rPr>
                <w:rFonts w:cstheme="minorHAnsi"/>
                <w:i/>
                <w:sz w:val="24"/>
                <w:szCs w:val="24"/>
                <w:lang w:val="en-US"/>
              </w:rPr>
              <w:t>Once the risks have been identified, an adequate description of the threats and vulnerabilities that cause the risks must be carried out. The components of a comprehensive risk description are but not limited to:</w:t>
            </w:r>
          </w:p>
          <w:p w14:paraId="3319E9D3" w14:textId="77777777" w:rsidR="00F011E8" w:rsidRDefault="00F011E8">
            <w:pPr>
              <w:pStyle w:val="ListParagraph"/>
              <w:numPr>
                <w:ilvl w:val="0"/>
                <w:numId w:val="137"/>
              </w:numPr>
              <w:spacing w:before="0" w:after="0" w:line="360" w:lineRule="auto"/>
              <w:ind w:left="1042"/>
              <w:rPr>
                <w:rFonts w:cstheme="minorHAnsi"/>
                <w:i/>
                <w:sz w:val="24"/>
                <w:szCs w:val="24"/>
                <w:lang w:val="en-US"/>
              </w:rPr>
            </w:pPr>
            <w:r w:rsidRPr="00F011E8">
              <w:rPr>
                <w:rFonts w:cstheme="minorHAnsi"/>
                <w:i/>
                <w:sz w:val="24"/>
                <w:szCs w:val="24"/>
                <w:lang w:val="en-US"/>
              </w:rPr>
              <w:t>Information Assets, such as Customer Data, Employee Data, Business Information, and other information;</w:t>
            </w:r>
          </w:p>
          <w:p w14:paraId="13E42E00" w14:textId="0F59BD85" w:rsidR="00F011E8" w:rsidRDefault="00F011E8">
            <w:pPr>
              <w:pStyle w:val="ListParagraph"/>
              <w:numPr>
                <w:ilvl w:val="0"/>
                <w:numId w:val="137"/>
              </w:numPr>
              <w:spacing w:before="0" w:after="0" w:line="360" w:lineRule="auto"/>
              <w:ind w:left="1042"/>
              <w:rPr>
                <w:rFonts w:cstheme="minorHAnsi"/>
                <w:i/>
                <w:sz w:val="24"/>
                <w:szCs w:val="24"/>
                <w:lang w:val="en-US"/>
              </w:rPr>
            </w:pPr>
            <w:r w:rsidRPr="00F011E8">
              <w:rPr>
                <w:rFonts w:cstheme="minorHAnsi"/>
                <w:i/>
                <w:sz w:val="24"/>
                <w:szCs w:val="24"/>
                <w:lang w:val="en-US"/>
              </w:rPr>
              <w:t>Threats for example, use by unauthorized parties;</w:t>
            </w:r>
          </w:p>
          <w:p w14:paraId="00C852AA" w14:textId="77777777" w:rsidR="00F011E8" w:rsidRDefault="00F011E8" w:rsidP="00F011E8">
            <w:pPr>
              <w:pStyle w:val="ListParagraph"/>
              <w:spacing w:before="0" w:after="240" w:line="360" w:lineRule="auto"/>
              <w:ind w:left="1043"/>
              <w:contextualSpacing w:val="0"/>
              <w:rPr>
                <w:rFonts w:cstheme="minorHAnsi"/>
                <w:i/>
                <w:sz w:val="24"/>
                <w:szCs w:val="24"/>
                <w:lang w:val="en-US"/>
              </w:rPr>
            </w:pPr>
          </w:p>
          <w:p w14:paraId="092C0D89" w14:textId="77777777" w:rsidR="00F011E8" w:rsidRDefault="00F011E8">
            <w:pPr>
              <w:pStyle w:val="ListParagraph"/>
              <w:numPr>
                <w:ilvl w:val="0"/>
                <w:numId w:val="137"/>
              </w:numPr>
              <w:spacing w:before="0" w:after="240" w:line="360" w:lineRule="auto"/>
              <w:ind w:left="1037" w:hanging="357"/>
              <w:contextualSpacing w:val="0"/>
              <w:rPr>
                <w:rFonts w:cstheme="minorHAnsi"/>
                <w:i/>
                <w:sz w:val="24"/>
                <w:szCs w:val="24"/>
                <w:lang w:val="en-US"/>
              </w:rPr>
            </w:pPr>
            <w:r w:rsidRPr="00F011E8">
              <w:rPr>
                <w:rFonts w:cstheme="minorHAnsi"/>
                <w:i/>
                <w:sz w:val="24"/>
                <w:szCs w:val="24"/>
                <w:lang w:val="en-US"/>
              </w:rPr>
              <w:t>Asset Vulnerability, eg lack of user provision;</w:t>
            </w:r>
          </w:p>
          <w:p w14:paraId="6F745F7A" w14:textId="7BA00283" w:rsidR="00F011E8" w:rsidRDefault="00F011E8">
            <w:pPr>
              <w:pStyle w:val="ListParagraph"/>
              <w:numPr>
                <w:ilvl w:val="0"/>
                <w:numId w:val="137"/>
              </w:numPr>
              <w:spacing w:before="0" w:after="0" w:line="360" w:lineRule="auto"/>
              <w:ind w:left="1042"/>
              <w:rPr>
                <w:rFonts w:cstheme="minorHAnsi"/>
                <w:i/>
                <w:sz w:val="24"/>
                <w:szCs w:val="24"/>
                <w:lang w:val="en-US"/>
              </w:rPr>
            </w:pPr>
            <w:r w:rsidRPr="00F011E8">
              <w:rPr>
                <w:rFonts w:cstheme="minorHAnsi"/>
                <w:i/>
                <w:sz w:val="24"/>
                <w:szCs w:val="24"/>
                <w:lang w:val="en-US"/>
              </w:rPr>
              <w:t>Asset Valuation to prioritize asset risk assessment and control with those with a “High” Asset rating.</w:t>
            </w:r>
          </w:p>
          <w:p w14:paraId="448D4790" w14:textId="7AFF2F68" w:rsidR="00F011E8" w:rsidRDefault="00F011E8" w:rsidP="00F011E8">
            <w:pPr>
              <w:pStyle w:val="ListParagraph"/>
              <w:spacing w:before="0" w:after="0" w:line="360" w:lineRule="auto"/>
              <w:ind w:left="1042"/>
              <w:rPr>
                <w:rFonts w:cstheme="minorHAnsi"/>
                <w:i/>
                <w:sz w:val="24"/>
                <w:szCs w:val="24"/>
                <w:lang w:val="en-US"/>
              </w:rPr>
            </w:pPr>
          </w:p>
          <w:p w14:paraId="2ACAAFA7" w14:textId="77777777" w:rsidR="00F011E8" w:rsidRDefault="00F011E8" w:rsidP="00F011E8">
            <w:pPr>
              <w:pStyle w:val="ListParagraph"/>
              <w:spacing w:before="0" w:after="0" w:line="360" w:lineRule="auto"/>
              <w:ind w:left="1042"/>
              <w:rPr>
                <w:rFonts w:cstheme="minorHAnsi"/>
                <w:i/>
                <w:sz w:val="24"/>
                <w:szCs w:val="24"/>
                <w:lang w:val="en-US"/>
              </w:rPr>
            </w:pPr>
          </w:p>
          <w:p w14:paraId="453EA556" w14:textId="77777777" w:rsidR="00F011E8" w:rsidRDefault="00F011E8">
            <w:pPr>
              <w:pStyle w:val="ListParagraph"/>
              <w:numPr>
                <w:ilvl w:val="0"/>
                <w:numId w:val="137"/>
              </w:numPr>
              <w:spacing w:before="0" w:after="200" w:line="360" w:lineRule="auto"/>
              <w:ind w:left="1037" w:hanging="357"/>
              <w:contextualSpacing w:val="0"/>
              <w:rPr>
                <w:rFonts w:cstheme="minorHAnsi"/>
                <w:i/>
                <w:sz w:val="24"/>
                <w:szCs w:val="24"/>
                <w:lang w:val="en-US"/>
              </w:rPr>
            </w:pPr>
            <w:r w:rsidRPr="00F011E8">
              <w:rPr>
                <w:rFonts w:cstheme="minorHAnsi"/>
                <w:i/>
                <w:sz w:val="24"/>
                <w:szCs w:val="24"/>
                <w:lang w:val="en-US"/>
              </w:rPr>
              <w:lastRenderedPageBreak/>
              <w:t>Impact on threats and vulnerabilities from risks such as customer dissatisfaction.</w:t>
            </w:r>
          </w:p>
          <w:p w14:paraId="5B534EF9" w14:textId="77777777" w:rsidR="00F011E8" w:rsidRDefault="00F011E8">
            <w:pPr>
              <w:pStyle w:val="ListParagraph"/>
              <w:numPr>
                <w:ilvl w:val="0"/>
                <w:numId w:val="137"/>
              </w:numPr>
              <w:spacing w:before="0" w:after="120" w:line="360" w:lineRule="auto"/>
              <w:ind w:left="1037" w:hanging="357"/>
              <w:contextualSpacing w:val="0"/>
              <w:rPr>
                <w:rFonts w:cstheme="minorHAnsi"/>
                <w:i/>
                <w:sz w:val="24"/>
                <w:szCs w:val="24"/>
                <w:lang w:val="en-US"/>
              </w:rPr>
            </w:pPr>
            <w:r w:rsidRPr="00F011E8">
              <w:rPr>
                <w:rFonts w:cstheme="minorHAnsi"/>
                <w:i/>
                <w:sz w:val="24"/>
                <w:szCs w:val="24"/>
                <w:lang w:val="en-US"/>
              </w:rPr>
              <w:t>Implementation of risk analysis that considers:</w:t>
            </w:r>
          </w:p>
          <w:p w14:paraId="1FB4AEAE" w14:textId="75C97AAD" w:rsidR="00C52D4C" w:rsidRDefault="00F011E8" w:rsidP="00C52D4C">
            <w:pPr>
              <w:pStyle w:val="ListParagraph"/>
              <w:numPr>
                <w:ilvl w:val="3"/>
                <w:numId w:val="55"/>
              </w:numPr>
              <w:spacing w:before="0" w:after="0" w:line="360" w:lineRule="auto"/>
              <w:ind w:left="1467" w:hanging="425"/>
              <w:rPr>
                <w:rFonts w:cstheme="minorHAnsi"/>
                <w:i/>
                <w:sz w:val="24"/>
                <w:szCs w:val="24"/>
                <w:lang w:val="en-US"/>
              </w:rPr>
            </w:pPr>
            <w:r w:rsidRPr="00F011E8">
              <w:rPr>
                <w:rFonts w:cstheme="minorHAnsi"/>
                <w:i/>
                <w:sz w:val="24"/>
                <w:szCs w:val="24"/>
                <w:lang w:val="en-US"/>
              </w:rPr>
              <w:t>Identify the controls currently in place to manage the risk by reducing the consequences or likelihood of the risk;</w:t>
            </w:r>
          </w:p>
          <w:p w14:paraId="4D743C5A" w14:textId="77777777" w:rsidR="00C52D4C" w:rsidRDefault="00C52D4C" w:rsidP="00C52D4C">
            <w:pPr>
              <w:pStyle w:val="ListParagraph"/>
              <w:spacing w:before="0" w:after="0" w:line="360" w:lineRule="auto"/>
              <w:ind w:left="1467"/>
              <w:rPr>
                <w:rFonts w:cstheme="minorHAnsi"/>
                <w:i/>
                <w:sz w:val="24"/>
                <w:szCs w:val="24"/>
                <w:lang w:val="en-US"/>
              </w:rPr>
            </w:pPr>
          </w:p>
          <w:p w14:paraId="3109296F" w14:textId="3E68B195" w:rsidR="00C52D4C" w:rsidRPr="00C52D4C" w:rsidRDefault="00F011E8" w:rsidP="00C52D4C">
            <w:pPr>
              <w:pStyle w:val="ListParagraph"/>
              <w:numPr>
                <w:ilvl w:val="3"/>
                <w:numId w:val="55"/>
              </w:numPr>
              <w:spacing w:before="120" w:after="120" w:line="360" w:lineRule="auto"/>
              <w:ind w:left="1468" w:hanging="425"/>
              <w:contextualSpacing w:val="0"/>
              <w:rPr>
                <w:rFonts w:cstheme="minorHAnsi"/>
                <w:i/>
                <w:sz w:val="24"/>
                <w:szCs w:val="24"/>
                <w:lang w:val="en-US"/>
              </w:rPr>
            </w:pPr>
            <w:r w:rsidRPr="00C52D4C">
              <w:rPr>
                <w:rFonts w:cstheme="minorHAnsi"/>
                <w:i/>
                <w:sz w:val="24"/>
                <w:szCs w:val="24"/>
                <w:lang w:val="en-US"/>
              </w:rPr>
              <w:t>Assessing the effectiveness of current controls;</w:t>
            </w:r>
          </w:p>
          <w:p w14:paraId="6BD0CC26" w14:textId="1123DEA1" w:rsidR="00C52D4C" w:rsidRDefault="00F011E8" w:rsidP="00C52D4C">
            <w:pPr>
              <w:pStyle w:val="ListParagraph"/>
              <w:numPr>
                <w:ilvl w:val="3"/>
                <w:numId w:val="55"/>
              </w:numPr>
              <w:spacing w:before="0" w:after="0" w:line="360" w:lineRule="auto"/>
              <w:ind w:left="1468" w:hanging="425"/>
              <w:contextualSpacing w:val="0"/>
              <w:rPr>
                <w:rFonts w:cstheme="minorHAnsi"/>
                <w:i/>
                <w:sz w:val="24"/>
                <w:szCs w:val="24"/>
                <w:lang w:val="en-US"/>
              </w:rPr>
            </w:pPr>
            <w:r w:rsidRPr="00C52D4C">
              <w:rPr>
                <w:rFonts w:cstheme="minorHAnsi"/>
                <w:i/>
                <w:sz w:val="24"/>
                <w:szCs w:val="24"/>
                <w:lang w:val="en-US"/>
              </w:rPr>
              <w:t>Identify the possibility of occurrence of new risks from identified threats and vulnerabilities; And</w:t>
            </w:r>
          </w:p>
          <w:p w14:paraId="28208A00" w14:textId="77777777" w:rsidR="00C52D4C" w:rsidRDefault="00C52D4C" w:rsidP="00C52D4C">
            <w:pPr>
              <w:pStyle w:val="ListParagraph"/>
              <w:spacing w:before="0" w:after="160" w:line="360" w:lineRule="auto"/>
              <w:ind w:left="1469"/>
              <w:contextualSpacing w:val="0"/>
              <w:rPr>
                <w:rFonts w:cstheme="minorHAnsi"/>
                <w:i/>
                <w:sz w:val="24"/>
                <w:szCs w:val="24"/>
                <w:lang w:val="en-US"/>
              </w:rPr>
            </w:pPr>
          </w:p>
          <w:p w14:paraId="0DB3CB85" w14:textId="77777777" w:rsidR="00F011E8" w:rsidRDefault="00F011E8" w:rsidP="00C52D4C">
            <w:pPr>
              <w:pStyle w:val="ListParagraph"/>
              <w:numPr>
                <w:ilvl w:val="3"/>
                <w:numId w:val="55"/>
              </w:numPr>
              <w:spacing w:before="0" w:after="0" w:line="360" w:lineRule="auto"/>
              <w:ind w:left="1467" w:hanging="425"/>
              <w:rPr>
                <w:rFonts w:cstheme="minorHAnsi"/>
                <w:i/>
                <w:sz w:val="24"/>
                <w:szCs w:val="24"/>
                <w:lang w:val="en-US"/>
              </w:rPr>
            </w:pPr>
            <w:r w:rsidRPr="00C52D4C">
              <w:rPr>
                <w:rFonts w:cstheme="minorHAnsi"/>
                <w:i/>
                <w:sz w:val="24"/>
                <w:szCs w:val="24"/>
                <w:lang w:val="en-US"/>
              </w:rPr>
              <w:t>Identify the potential consequences or impacts that will occur from the threats and vulnerabilities of the identified risks.</w:t>
            </w:r>
          </w:p>
          <w:p w14:paraId="4593788B" w14:textId="77777777" w:rsidR="00C52D4C" w:rsidRPr="00C52D4C" w:rsidRDefault="00C52D4C" w:rsidP="00C52D4C">
            <w:pPr>
              <w:pStyle w:val="ListParagraph"/>
              <w:spacing w:after="120"/>
              <w:contextualSpacing w:val="0"/>
              <w:rPr>
                <w:rFonts w:cstheme="minorHAnsi"/>
                <w:i/>
                <w:sz w:val="24"/>
                <w:szCs w:val="24"/>
                <w:lang w:val="en-US"/>
              </w:rPr>
            </w:pPr>
          </w:p>
          <w:p w14:paraId="68CCCE00" w14:textId="493892A7" w:rsidR="00C52D4C" w:rsidRDefault="00C52D4C">
            <w:pPr>
              <w:pStyle w:val="ListParagraph"/>
              <w:numPr>
                <w:ilvl w:val="0"/>
                <w:numId w:val="138"/>
              </w:numPr>
              <w:spacing w:before="0" w:after="0" w:line="360" w:lineRule="auto"/>
              <w:rPr>
                <w:rFonts w:cstheme="minorHAnsi"/>
                <w:i/>
                <w:sz w:val="24"/>
                <w:szCs w:val="24"/>
                <w:lang w:val="en-US"/>
              </w:rPr>
            </w:pPr>
            <w:r w:rsidRPr="00C52D4C">
              <w:rPr>
                <w:rFonts w:cstheme="minorHAnsi"/>
                <w:i/>
                <w:sz w:val="24"/>
                <w:szCs w:val="24"/>
                <w:lang w:val="en-US"/>
              </w:rPr>
              <w:lastRenderedPageBreak/>
              <w:t>When evaluating the effectiveness of current controls, factors to consider include consistency of application, understanding of the controls, and appropriate documentation of the controls in operation. Control is aimed at managing risk within an acceptable level. Evaluation of current controls can occur through several processes including:</w:t>
            </w:r>
          </w:p>
          <w:p w14:paraId="1A5EFFA4" w14:textId="4982016E" w:rsidR="00C52D4C" w:rsidRDefault="00C52D4C" w:rsidP="00C52D4C">
            <w:pPr>
              <w:pStyle w:val="ListParagraph"/>
              <w:spacing w:before="0" w:after="0" w:line="360" w:lineRule="auto"/>
              <w:rPr>
                <w:rFonts w:cstheme="minorHAnsi"/>
                <w:i/>
                <w:sz w:val="24"/>
                <w:szCs w:val="24"/>
                <w:lang w:val="en-US"/>
              </w:rPr>
            </w:pPr>
          </w:p>
          <w:p w14:paraId="1B7DC469" w14:textId="77777777" w:rsidR="00C52D4C" w:rsidRDefault="00C52D4C" w:rsidP="00C52D4C">
            <w:pPr>
              <w:pStyle w:val="ListParagraph"/>
              <w:spacing w:before="0" w:after="120" w:line="360" w:lineRule="auto"/>
              <w:contextualSpacing w:val="0"/>
              <w:rPr>
                <w:rFonts w:cstheme="minorHAnsi"/>
                <w:i/>
                <w:sz w:val="24"/>
                <w:szCs w:val="24"/>
                <w:lang w:val="en-US"/>
              </w:rPr>
            </w:pPr>
          </w:p>
          <w:p w14:paraId="40D273E8" w14:textId="77777777" w:rsidR="00C52D4C" w:rsidRDefault="00C52D4C">
            <w:pPr>
              <w:pStyle w:val="ListParagraph"/>
              <w:numPr>
                <w:ilvl w:val="0"/>
                <w:numId w:val="139"/>
              </w:numPr>
              <w:spacing w:before="0" w:after="120" w:line="360" w:lineRule="auto"/>
              <w:ind w:left="1037" w:hanging="357"/>
              <w:contextualSpacing w:val="0"/>
              <w:rPr>
                <w:rFonts w:cstheme="minorHAnsi"/>
                <w:i/>
                <w:sz w:val="24"/>
                <w:szCs w:val="24"/>
                <w:lang w:val="en-US"/>
              </w:rPr>
            </w:pPr>
            <w:r w:rsidRPr="00C52D4C">
              <w:rPr>
                <w:rFonts w:cstheme="minorHAnsi"/>
                <w:i/>
                <w:sz w:val="24"/>
                <w:szCs w:val="24"/>
                <w:lang w:val="en-US"/>
              </w:rPr>
              <w:t>Risk Control Self Assessment/Self-Risk Control Assessment;</w:t>
            </w:r>
          </w:p>
          <w:p w14:paraId="54FDC07A" w14:textId="77777777" w:rsidR="00C52D4C" w:rsidRDefault="00C52D4C">
            <w:pPr>
              <w:pStyle w:val="ListParagraph"/>
              <w:numPr>
                <w:ilvl w:val="0"/>
                <w:numId w:val="139"/>
              </w:numPr>
              <w:spacing w:before="0" w:after="120" w:line="360" w:lineRule="auto"/>
              <w:ind w:left="1037" w:hanging="357"/>
              <w:contextualSpacing w:val="0"/>
              <w:rPr>
                <w:rFonts w:cstheme="minorHAnsi"/>
                <w:i/>
                <w:sz w:val="24"/>
                <w:szCs w:val="24"/>
                <w:lang w:val="en-US"/>
              </w:rPr>
            </w:pPr>
            <w:r w:rsidRPr="00C52D4C">
              <w:rPr>
                <w:rFonts w:cstheme="minorHAnsi"/>
                <w:i/>
                <w:sz w:val="24"/>
                <w:szCs w:val="24"/>
                <w:lang w:val="en-US"/>
              </w:rPr>
              <w:t>Internal Audit which reviews the effectiveness of controls; And</w:t>
            </w:r>
          </w:p>
          <w:p w14:paraId="40AB9C95" w14:textId="77777777" w:rsidR="00C52D4C" w:rsidRDefault="00C52D4C">
            <w:pPr>
              <w:pStyle w:val="ListParagraph"/>
              <w:numPr>
                <w:ilvl w:val="0"/>
                <w:numId w:val="139"/>
              </w:numPr>
              <w:spacing w:before="0" w:after="160" w:line="360" w:lineRule="auto"/>
              <w:ind w:left="1037" w:hanging="357"/>
              <w:contextualSpacing w:val="0"/>
              <w:rPr>
                <w:rFonts w:cstheme="minorHAnsi"/>
                <w:i/>
                <w:sz w:val="24"/>
                <w:szCs w:val="24"/>
                <w:lang w:val="en-US"/>
              </w:rPr>
            </w:pPr>
            <w:r w:rsidRPr="00C52D4C">
              <w:rPr>
                <w:rFonts w:cstheme="minorHAnsi"/>
                <w:i/>
                <w:sz w:val="24"/>
                <w:szCs w:val="24"/>
                <w:lang w:val="en-US"/>
              </w:rPr>
              <w:t>External Audit which reviews the effectiveness of controls.</w:t>
            </w:r>
          </w:p>
          <w:p w14:paraId="04BC7EE6" w14:textId="77777777" w:rsidR="00C52D4C" w:rsidRDefault="00C52D4C">
            <w:pPr>
              <w:pStyle w:val="ListParagraph"/>
              <w:numPr>
                <w:ilvl w:val="0"/>
                <w:numId w:val="138"/>
              </w:numPr>
              <w:spacing w:before="0" w:after="0" w:line="360" w:lineRule="auto"/>
              <w:rPr>
                <w:rFonts w:cstheme="minorHAnsi"/>
                <w:i/>
                <w:sz w:val="24"/>
                <w:szCs w:val="24"/>
                <w:lang w:val="en-US"/>
              </w:rPr>
            </w:pPr>
            <w:r w:rsidRPr="00C52D4C">
              <w:rPr>
                <w:rFonts w:cstheme="minorHAnsi"/>
                <w:i/>
                <w:sz w:val="24"/>
                <w:szCs w:val="24"/>
                <w:lang w:val="en-US"/>
              </w:rPr>
              <w:t>Determine the priority of control and mitigation measures based on the results of the overall risk assessment</w:t>
            </w:r>
          </w:p>
          <w:p w14:paraId="5B5BF284" w14:textId="77777777" w:rsidR="00C52D4C" w:rsidRDefault="00C52D4C" w:rsidP="00C52D4C">
            <w:pPr>
              <w:spacing w:before="0" w:after="120" w:line="360" w:lineRule="auto"/>
              <w:rPr>
                <w:rFonts w:cstheme="minorHAnsi"/>
                <w:i/>
                <w:sz w:val="24"/>
                <w:szCs w:val="24"/>
                <w:lang w:val="en-US"/>
              </w:rPr>
            </w:pPr>
          </w:p>
          <w:p w14:paraId="418A78CD" w14:textId="78492703" w:rsidR="00C52D4C" w:rsidRDefault="00C52D4C">
            <w:pPr>
              <w:pStyle w:val="ListParagraph"/>
              <w:numPr>
                <w:ilvl w:val="0"/>
                <w:numId w:val="140"/>
              </w:numPr>
              <w:spacing w:before="0" w:after="0" w:line="360" w:lineRule="auto"/>
              <w:ind w:left="1042"/>
              <w:rPr>
                <w:rFonts w:cstheme="minorHAnsi"/>
                <w:i/>
                <w:sz w:val="24"/>
                <w:szCs w:val="24"/>
                <w:lang w:val="en-US"/>
              </w:rPr>
            </w:pPr>
            <w:r w:rsidRPr="00C52D4C">
              <w:rPr>
                <w:rFonts w:cstheme="minorHAnsi"/>
                <w:i/>
                <w:sz w:val="24"/>
                <w:szCs w:val="24"/>
                <w:lang w:val="en-US"/>
              </w:rPr>
              <w:lastRenderedPageBreak/>
              <w:t>Monitoring of control activities and treatment must be carried out on risks identified in the previous risk assessment period, which include follow-up plans for improvement, clarity of accountability and responsibility, reporting systems, and quality control controls including other forms of monitoring or compensation controls.</w:t>
            </w:r>
          </w:p>
          <w:p w14:paraId="296A966D" w14:textId="08506928" w:rsidR="00C52D4C" w:rsidRDefault="00C52D4C" w:rsidP="00C52D4C">
            <w:pPr>
              <w:pStyle w:val="ListParagraph"/>
              <w:spacing w:before="0" w:after="0" w:line="360" w:lineRule="auto"/>
              <w:ind w:left="1042"/>
              <w:rPr>
                <w:rFonts w:cstheme="minorHAnsi"/>
                <w:i/>
                <w:sz w:val="24"/>
                <w:szCs w:val="24"/>
                <w:lang w:val="en-US"/>
              </w:rPr>
            </w:pPr>
          </w:p>
          <w:p w14:paraId="0FDEE09A" w14:textId="77777777" w:rsidR="00C52D4C" w:rsidRDefault="00C52D4C" w:rsidP="00C52D4C">
            <w:pPr>
              <w:pStyle w:val="ListParagraph"/>
              <w:spacing w:before="0" w:after="120" w:line="360" w:lineRule="auto"/>
              <w:ind w:left="1043"/>
              <w:contextualSpacing w:val="0"/>
              <w:rPr>
                <w:rFonts w:cstheme="minorHAnsi"/>
                <w:i/>
                <w:sz w:val="24"/>
                <w:szCs w:val="24"/>
                <w:lang w:val="en-US"/>
              </w:rPr>
            </w:pPr>
          </w:p>
          <w:p w14:paraId="3284C681" w14:textId="2AC0235F" w:rsidR="00C52D4C" w:rsidRDefault="00C52D4C">
            <w:pPr>
              <w:pStyle w:val="ListParagraph"/>
              <w:numPr>
                <w:ilvl w:val="0"/>
                <w:numId w:val="140"/>
              </w:numPr>
              <w:spacing w:before="0" w:after="0" w:line="360" w:lineRule="auto"/>
              <w:ind w:left="1042"/>
              <w:rPr>
                <w:rFonts w:cstheme="minorHAnsi"/>
                <w:i/>
                <w:sz w:val="24"/>
                <w:szCs w:val="24"/>
                <w:lang w:val="en-US"/>
              </w:rPr>
            </w:pPr>
            <w:r w:rsidRPr="00C52D4C">
              <w:rPr>
                <w:rFonts w:cstheme="minorHAnsi"/>
                <w:i/>
                <w:sz w:val="24"/>
                <w:szCs w:val="24"/>
                <w:lang w:val="en-US"/>
              </w:rPr>
              <w:t>Asset Valuation on aspects of information security (Confidentiality, Integrity, Availability) must be determined to assess threats and vulnerabilities according to likelihood and impact (consequences/impact).</w:t>
            </w:r>
          </w:p>
          <w:p w14:paraId="2819CB8E" w14:textId="77777777" w:rsidR="00C52D4C" w:rsidRDefault="00C52D4C" w:rsidP="00C52D4C">
            <w:pPr>
              <w:pStyle w:val="ListParagraph"/>
              <w:spacing w:before="0" w:after="120" w:line="360" w:lineRule="auto"/>
              <w:ind w:left="1043"/>
              <w:contextualSpacing w:val="0"/>
              <w:rPr>
                <w:rFonts w:cstheme="minorHAnsi"/>
                <w:i/>
                <w:sz w:val="24"/>
                <w:szCs w:val="24"/>
                <w:lang w:val="en-US"/>
              </w:rPr>
            </w:pPr>
          </w:p>
          <w:p w14:paraId="5F0753D2" w14:textId="77777777" w:rsidR="00C52D4C" w:rsidRDefault="00C52D4C">
            <w:pPr>
              <w:pStyle w:val="ListParagraph"/>
              <w:numPr>
                <w:ilvl w:val="0"/>
                <w:numId w:val="140"/>
              </w:numPr>
              <w:spacing w:before="0" w:after="0" w:line="360" w:lineRule="auto"/>
              <w:ind w:left="1042"/>
              <w:rPr>
                <w:rFonts w:cstheme="minorHAnsi"/>
                <w:i/>
                <w:sz w:val="24"/>
                <w:szCs w:val="24"/>
                <w:lang w:val="en-US"/>
              </w:rPr>
            </w:pPr>
            <w:r w:rsidRPr="00C52D4C">
              <w:rPr>
                <w:rFonts w:cstheme="minorHAnsi"/>
                <w:i/>
                <w:sz w:val="24"/>
                <w:szCs w:val="24"/>
                <w:lang w:val="en-US"/>
              </w:rPr>
              <w:t xml:space="preserve">The risk matrix must be defined by considering the valuation of </w:t>
            </w:r>
            <w:r w:rsidRPr="00C52D4C">
              <w:rPr>
                <w:rFonts w:cstheme="minorHAnsi"/>
                <w:i/>
                <w:sz w:val="24"/>
                <w:szCs w:val="24"/>
                <w:lang w:val="en-US"/>
              </w:rPr>
              <w:lastRenderedPageBreak/>
              <w:t>assets and based on possible threats and the magnitude of the impact that may occur. The risk treatment to control and manage risks must be defined.</w:t>
            </w:r>
          </w:p>
          <w:p w14:paraId="372799CC" w14:textId="7A94EFCF" w:rsidR="00C52D4C" w:rsidRDefault="00C52D4C" w:rsidP="00C52D4C">
            <w:pPr>
              <w:pStyle w:val="ListParagraph"/>
              <w:rPr>
                <w:rFonts w:cstheme="minorHAnsi"/>
                <w:i/>
                <w:sz w:val="24"/>
                <w:szCs w:val="24"/>
                <w:lang w:val="en-US"/>
              </w:rPr>
            </w:pPr>
          </w:p>
          <w:p w14:paraId="3EC0CEA9" w14:textId="05C509FB" w:rsidR="00C52D4C" w:rsidRDefault="00C52D4C" w:rsidP="00C52D4C">
            <w:pPr>
              <w:pStyle w:val="ListParagraph"/>
              <w:rPr>
                <w:rFonts w:cstheme="minorHAnsi"/>
                <w:i/>
                <w:sz w:val="24"/>
                <w:szCs w:val="24"/>
                <w:lang w:val="en-US"/>
              </w:rPr>
            </w:pPr>
          </w:p>
          <w:p w14:paraId="731C9AD4" w14:textId="77777777" w:rsidR="00C52D4C" w:rsidRPr="00C52D4C" w:rsidRDefault="00C52D4C" w:rsidP="00C52D4C">
            <w:pPr>
              <w:pStyle w:val="ListParagraph"/>
              <w:rPr>
                <w:rFonts w:cstheme="minorHAnsi"/>
                <w:i/>
                <w:sz w:val="24"/>
                <w:szCs w:val="24"/>
                <w:lang w:val="en-US"/>
              </w:rPr>
            </w:pPr>
          </w:p>
          <w:p w14:paraId="14BE76C1" w14:textId="69DE890D" w:rsidR="00C52D4C" w:rsidRDefault="00C52D4C">
            <w:pPr>
              <w:pStyle w:val="ListParagraph"/>
              <w:numPr>
                <w:ilvl w:val="0"/>
                <w:numId w:val="140"/>
              </w:numPr>
              <w:spacing w:before="0" w:after="0" w:line="360" w:lineRule="auto"/>
              <w:ind w:left="1042"/>
              <w:rPr>
                <w:rFonts w:cstheme="minorHAnsi"/>
                <w:i/>
                <w:sz w:val="24"/>
                <w:szCs w:val="24"/>
                <w:lang w:val="en-US"/>
              </w:rPr>
            </w:pPr>
            <w:r w:rsidRPr="00C52D4C">
              <w:rPr>
                <w:rFonts w:cstheme="minorHAnsi"/>
                <w:i/>
                <w:sz w:val="24"/>
                <w:szCs w:val="24"/>
                <w:lang w:val="en-US"/>
              </w:rPr>
              <w:t xml:space="preserve"> Impact and likelihood ratings, as identified after consideration of current controls, are combined to determine the overall risk level. The Risk Level is the final result of the risk analysis which is calculated based on the valuation of assets and the possibility and impact of the identified risks.</w:t>
            </w:r>
          </w:p>
          <w:p w14:paraId="193CA7BE" w14:textId="08D06D08" w:rsidR="00C52D4C" w:rsidRDefault="00C52D4C" w:rsidP="00C52D4C">
            <w:pPr>
              <w:spacing w:before="0" w:after="0" w:line="360" w:lineRule="auto"/>
              <w:rPr>
                <w:rFonts w:cstheme="minorHAnsi"/>
                <w:i/>
                <w:sz w:val="24"/>
                <w:szCs w:val="24"/>
                <w:lang w:val="en-US"/>
              </w:rPr>
            </w:pPr>
          </w:p>
          <w:p w14:paraId="3EF37F88" w14:textId="1E706404" w:rsidR="00C52D4C" w:rsidRDefault="00C52D4C" w:rsidP="00C52D4C">
            <w:pPr>
              <w:spacing w:before="0" w:after="0" w:line="360" w:lineRule="auto"/>
              <w:rPr>
                <w:rFonts w:cstheme="minorHAnsi"/>
                <w:i/>
                <w:sz w:val="24"/>
                <w:szCs w:val="24"/>
                <w:lang w:val="en-US"/>
              </w:rPr>
            </w:pPr>
          </w:p>
          <w:p w14:paraId="58B9BE99" w14:textId="77777777" w:rsidR="00C52D4C" w:rsidRPr="00C52D4C" w:rsidRDefault="00C52D4C" w:rsidP="00C52D4C">
            <w:pPr>
              <w:spacing w:before="0" w:after="120" w:line="360" w:lineRule="auto"/>
              <w:rPr>
                <w:rFonts w:cstheme="minorHAnsi"/>
                <w:i/>
                <w:sz w:val="24"/>
                <w:szCs w:val="24"/>
                <w:lang w:val="en-US"/>
              </w:rPr>
            </w:pPr>
          </w:p>
          <w:p w14:paraId="35E0D994" w14:textId="3C25E492" w:rsidR="00C52D4C" w:rsidRPr="00C52D4C" w:rsidRDefault="00C52D4C">
            <w:pPr>
              <w:pStyle w:val="ListParagraph"/>
              <w:numPr>
                <w:ilvl w:val="0"/>
                <w:numId w:val="140"/>
              </w:numPr>
              <w:spacing w:before="0" w:after="0" w:line="360" w:lineRule="auto"/>
              <w:ind w:left="1042"/>
              <w:rPr>
                <w:rFonts w:cstheme="minorHAnsi"/>
                <w:i/>
                <w:sz w:val="24"/>
                <w:szCs w:val="24"/>
                <w:lang w:val="en-US"/>
              </w:rPr>
            </w:pPr>
            <w:r w:rsidRPr="00C52D4C">
              <w:rPr>
                <w:rFonts w:cstheme="minorHAnsi"/>
                <w:i/>
                <w:sz w:val="24"/>
                <w:szCs w:val="24"/>
                <w:lang w:val="en-US"/>
              </w:rPr>
              <w:t xml:space="preserve">The risk matrix table as a definition of the level of risk in the company including the value of the impact and likelihood used in the information security risk </w:t>
            </w:r>
            <w:r w:rsidRPr="00C52D4C">
              <w:rPr>
                <w:rFonts w:cstheme="minorHAnsi"/>
                <w:i/>
                <w:sz w:val="24"/>
                <w:szCs w:val="24"/>
                <w:lang w:val="en-US"/>
              </w:rPr>
              <w:lastRenderedPageBreak/>
              <w:t>assessment is based on the Risk Management Framework Policy as follows:</w:t>
            </w:r>
          </w:p>
        </w:tc>
      </w:tr>
    </w:tbl>
    <w:p w14:paraId="71D39C9B" w14:textId="77777777" w:rsidR="007C17F4" w:rsidRPr="00781421" w:rsidRDefault="007C17F4" w:rsidP="004F4050">
      <w:pPr>
        <w:widowControl w:val="0"/>
        <w:pBdr>
          <w:top w:val="nil"/>
          <w:left w:val="nil"/>
          <w:bottom w:val="nil"/>
          <w:right w:val="nil"/>
          <w:between w:val="nil"/>
        </w:pBdr>
        <w:spacing w:before="2" w:after="0" w:line="240" w:lineRule="auto"/>
        <w:rPr>
          <w:rFonts w:eastAsia="Arial" w:cstheme="minorHAnsi"/>
          <w:color w:val="000000"/>
          <w:lang w:val="id" w:eastAsia="en-ID"/>
        </w:rPr>
      </w:pPr>
    </w:p>
    <w:tbl>
      <w:tblPr>
        <w:tblW w:w="859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6959"/>
      </w:tblGrid>
      <w:tr w:rsidR="007C17F4" w:rsidRPr="00781421" w14:paraId="4231284E" w14:textId="77777777" w:rsidTr="006A330C">
        <w:trPr>
          <w:tblHeader/>
        </w:trPr>
        <w:tc>
          <w:tcPr>
            <w:tcW w:w="1633" w:type="dxa"/>
            <w:shd w:val="clear" w:color="auto" w:fill="ED7D31" w:themeFill="accent2"/>
          </w:tcPr>
          <w:p w14:paraId="5E2BE2B0" w14:textId="77777777" w:rsidR="007C17F4" w:rsidRPr="00781421" w:rsidRDefault="007C17F4" w:rsidP="007C17F4">
            <w:pPr>
              <w:spacing w:before="0" w:after="0"/>
              <w:jc w:val="center"/>
              <w:rPr>
                <w:rFonts w:eastAsia="Arial" w:cstheme="minorHAnsi"/>
                <w:b/>
                <w:sz w:val="24"/>
                <w:szCs w:val="24"/>
                <w:lang w:val="id" w:eastAsia="en-ID"/>
              </w:rPr>
            </w:pPr>
            <w:r w:rsidRPr="00781421">
              <w:rPr>
                <w:rFonts w:eastAsia="Arial" w:cstheme="minorHAnsi"/>
                <w:b/>
                <w:sz w:val="24"/>
                <w:szCs w:val="24"/>
                <w:lang w:val="id" w:eastAsia="en-ID"/>
              </w:rPr>
              <w:t>Rating/Nilai</w:t>
            </w:r>
          </w:p>
        </w:tc>
        <w:tc>
          <w:tcPr>
            <w:tcW w:w="6959" w:type="dxa"/>
            <w:shd w:val="clear" w:color="auto" w:fill="ED7D31" w:themeFill="accent2"/>
          </w:tcPr>
          <w:p w14:paraId="54A467DB" w14:textId="77777777" w:rsidR="007C17F4" w:rsidRPr="00781421" w:rsidRDefault="007C17F4" w:rsidP="007C17F4">
            <w:pPr>
              <w:spacing w:before="0" w:after="0"/>
              <w:jc w:val="center"/>
              <w:rPr>
                <w:rFonts w:eastAsia="Arial" w:cstheme="minorHAnsi"/>
                <w:b/>
                <w:sz w:val="24"/>
                <w:szCs w:val="24"/>
                <w:lang w:val="id" w:eastAsia="en-ID"/>
              </w:rPr>
            </w:pPr>
            <w:r w:rsidRPr="00781421">
              <w:rPr>
                <w:rFonts w:eastAsia="Arial" w:cstheme="minorHAnsi"/>
                <w:b/>
                <w:sz w:val="24"/>
                <w:szCs w:val="24"/>
                <w:lang w:val="id" w:eastAsia="en-ID"/>
              </w:rPr>
              <w:t>Tingkat Keparahan</w:t>
            </w:r>
          </w:p>
        </w:tc>
      </w:tr>
      <w:tr w:rsidR="007C17F4" w:rsidRPr="00781421" w14:paraId="5C007441" w14:textId="77777777" w:rsidTr="006A330C">
        <w:tc>
          <w:tcPr>
            <w:tcW w:w="1633" w:type="dxa"/>
          </w:tcPr>
          <w:p w14:paraId="72E419D1"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t>Very Severe</w:t>
            </w:r>
          </w:p>
          <w:p w14:paraId="33BF4CD4"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t>(Sangat Parah)</w:t>
            </w:r>
          </w:p>
        </w:tc>
        <w:tc>
          <w:tcPr>
            <w:tcW w:w="6959" w:type="dxa"/>
          </w:tcPr>
          <w:p w14:paraId="48D265F6" w14:textId="7D447C2F" w:rsidR="006E0D8A" w:rsidRPr="006E0D8A" w:rsidRDefault="006E0D8A" w:rsidP="006E0D8A">
            <w:pPr>
              <w:widowControl w:val="0"/>
              <w:numPr>
                <w:ilvl w:val="0"/>
                <w:numId w:val="22"/>
              </w:numPr>
              <w:spacing w:before="0" w:after="0" w:line="276" w:lineRule="auto"/>
              <w:ind w:left="527" w:hanging="425"/>
              <w:rPr>
                <w:rFonts w:eastAsia="Arial" w:cstheme="minorHAnsi"/>
                <w:sz w:val="24"/>
                <w:szCs w:val="24"/>
                <w:lang w:val="en-GB" w:eastAsia="en-ID"/>
              </w:rPr>
            </w:pPr>
            <w:r w:rsidRPr="006E0D8A">
              <w:rPr>
                <w:rFonts w:eastAsia="Arial" w:cstheme="minorHAnsi"/>
                <w:sz w:val="24"/>
                <w:szCs w:val="24"/>
                <w:lang w:val="en-GB" w:eastAsia="en-ID"/>
              </w:rPr>
              <w:t>Menghentikan dan secara signifikan mempengaruhi penyediaan layanan utama untuk operasi perusahaan, pelanggan, pemerintah, dan pihak ketiga (vendor), yang mengakibatkan kegagalan untuk mencapai tujuan perusahaan secara keseluruhan dan membutuhkan intervensi langsung.</w:t>
            </w:r>
          </w:p>
          <w:p w14:paraId="78AD1A6D" w14:textId="655062FB" w:rsidR="00DE6CC6" w:rsidRPr="006E0D8A" w:rsidRDefault="006E0D8A" w:rsidP="006E0D8A">
            <w:pPr>
              <w:widowControl w:val="0"/>
              <w:numPr>
                <w:ilvl w:val="0"/>
                <w:numId w:val="22"/>
              </w:numPr>
              <w:spacing w:before="0" w:after="0" w:line="240" w:lineRule="auto"/>
              <w:ind w:left="527" w:hanging="425"/>
              <w:rPr>
                <w:rFonts w:eastAsia="Arial" w:cstheme="minorHAnsi"/>
                <w:sz w:val="24"/>
                <w:szCs w:val="24"/>
                <w:lang w:val="id" w:eastAsia="en-ID"/>
              </w:rPr>
            </w:pPr>
            <w:r w:rsidRPr="006E0D8A">
              <w:rPr>
                <w:rFonts w:eastAsia="Arial" w:cstheme="minorHAnsi"/>
                <w:sz w:val="24"/>
                <w:szCs w:val="24"/>
                <w:lang w:val="en-GB" w:eastAsia="en-ID"/>
              </w:rPr>
              <w:t>Aspek operasional: Hubungan dengan Kantor Catatan Sipil (Dukcapil) tidak berfungsi selama 5 hari kerja.</w:t>
            </w:r>
          </w:p>
          <w:p w14:paraId="48C965F8" w14:textId="77777777" w:rsidR="006E0D8A" w:rsidRPr="00DE6CC6" w:rsidRDefault="006E0D8A" w:rsidP="006E0D8A">
            <w:pPr>
              <w:widowControl w:val="0"/>
              <w:spacing w:before="0" w:after="0" w:line="240" w:lineRule="auto"/>
              <w:ind w:left="527"/>
              <w:rPr>
                <w:rFonts w:eastAsia="Arial" w:cstheme="minorHAnsi"/>
                <w:sz w:val="24"/>
                <w:szCs w:val="24"/>
                <w:lang w:val="id" w:eastAsia="en-ID"/>
              </w:rPr>
            </w:pPr>
          </w:p>
          <w:p w14:paraId="130878FE" w14:textId="77777777" w:rsidR="003E7CC8" w:rsidRPr="003E7CC8" w:rsidRDefault="003E7CC8" w:rsidP="003E7CC8">
            <w:pPr>
              <w:widowControl w:val="0"/>
              <w:numPr>
                <w:ilvl w:val="0"/>
                <w:numId w:val="22"/>
              </w:numPr>
              <w:tabs>
                <w:tab w:val="num" w:pos="720"/>
              </w:tabs>
              <w:spacing w:before="0" w:after="0" w:line="240" w:lineRule="auto"/>
              <w:ind w:left="432"/>
              <w:rPr>
                <w:rFonts w:eastAsia="Arial" w:cstheme="minorHAnsi"/>
                <w:i/>
                <w:iCs/>
                <w:sz w:val="24"/>
                <w:szCs w:val="24"/>
                <w:lang w:val="en-ID" w:eastAsia="en-ID"/>
              </w:rPr>
            </w:pPr>
            <w:r w:rsidRPr="003E7CC8">
              <w:rPr>
                <w:rFonts w:eastAsia="Arial" w:cstheme="minorHAnsi"/>
                <w:i/>
                <w:iCs/>
                <w:sz w:val="24"/>
                <w:szCs w:val="24"/>
                <w:lang w:val="en-US" w:eastAsia="en-ID"/>
              </w:rPr>
              <w:t>Stops and significantly affects the provision of main services for the company's operations, customers, government, and third parties (vendors), resulting in the failure to achieve the overall goals of the company and requiring direct intervention.</w:t>
            </w:r>
          </w:p>
          <w:p w14:paraId="0A82EE66" w14:textId="70F062C3" w:rsidR="0083346A" w:rsidRPr="003E7CC8" w:rsidRDefault="003E7CC8" w:rsidP="003E7CC8">
            <w:pPr>
              <w:widowControl w:val="0"/>
              <w:numPr>
                <w:ilvl w:val="0"/>
                <w:numId w:val="22"/>
              </w:numPr>
              <w:tabs>
                <w:tab w:val="num" w:pos="720"/>
              </w:tabs>
              <w:spacing w:before="0" w:after="0" w:line="240" w:lineRule="auto"/>
              <w:ind w:left="432"/>
              <w:rPr>
                <w:rFonts w:eastAsia="Arial" w:cstheme="minorHAnsi"/>
                <w:i/>
                <w:iCs/>
                <w:sz w:val="24"/>
                <w:szCs w:val="24"/>
                <w:lang w:val="en-ID" w:eastAsia="en-ID"/>
              </w:rPr>
            </w:pPr>
            <w:r w:rsidRPr="003E7CC8">
              <w:rPr>
                <w:rFonts w:eastAsia="Arial" w:cstheme="minorHAnsi"/>
                <w:i/>
                <w:iCs/>
                <w:sz w:val="24"/>
                <w:szCs w:val="24"/>
                <w:lang w:val="en-US" w:eastAsia="en-ID"/>
              </w:rPr>
              <w:t>Operational aspect: Connection with Civil Registry Office (Dukcapil) is not functioning for 5 working days.</w:t>
            </w:r>
          </w:p>
        </w:tc>
      </w:tr>
      <w:tr w:rsidR="007C17F4" w:rsidRPr="00781421" w14:paraId="53BA13CB" w14:textId="77777777" w:rsidTr="006A330C">
        <w:tc>
          <w:tcPr>
            <w:tcW w:w="1633" w:type="dxa"/>
          </w:tcPr>
          <w:p w14:paraId="1878BA1B"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t>Severe (Parah)</w:t>
            </w:r>
          </w:p>
        </w:tc>
        <w:tc>
          <w:tcPr>
            <w:tcW w:w="6959" w:type="dxa"/>
          </w:tcPr>
          <w:p w14:paraId="58D4D362" w14:textId="42B14BC4" w:rsidR="009951B3" w:rsidRPr="009951B3" w:rsidRDefault="009951B3" w:rsidP="009951B3">
            <w:pPr>
              <w:widowControl w:val="0"/>
              <w:numPr>
                <w:ilvl w:val="0"/>
                <w:numId w:val="22"/>
              </w:numPr>
              <w:spacing w:before="0" w:after="0" w:line="276" w:lineRule="auto"/>
              <w:ind w:left="385" w:hanging="283"/>
              <w:rPr>
                <w:rFonts w:eastAsia="Arial" w:cstheme="minorHAnsi"/>
                <w:sz w:val="24"/>
                <w:szCs w:val="24"/>
                <w:lang w:val="en-GB" w:eastAsia="en-ID"/>
              </w:rPr>
            </w:pPr>
            <w:r w:rsidRPr="009951B3">
              <w:rPr>
                <w:rFonts w:eastAsia="Arial" w:cstheme="minorHAnsi"/>
                <w:sz w:val="24"/>
                <w:szCs w:val="24"/>
                <w:lang w:val="en-GB" w:eastAsia="en-ID"/>
              </w:rPr>
              <w:t>Mengancam dan mempengaruhi penyediaan layanan utama untuk operasi perusahaan, pelanggan, pemerintah, dan pihak ketiga (vendor), yang mengakibatkan kegagalan untuk mencapai tujuan perusahaan secara keseluruhan dan memerlukan intervensi langsung.</w:t>
            </w:r>
          </w:p>
          <w:p w14:paraId="6C918A43" w14:textId="73670B76" w:rsidR="007E5646" w:rsidRPr="009951B3" w:rsidRDefault="009951B3" w:rsidP="009951B3">
            <w:pPr>
              <w:widowControl w:val="0"/>
              <w:numPr>
                <w:ilvl w:val="0"/>
                <w:numId w:val="22"/>
              </w:numPr>
              <w:spacing w:before="0" w:after="0" w:line="240" w:lineRule="auto"/>
              <w:ind w:left="385" w:hanging="283"/>
              <w:jc w:val="left"/>
              <w:rPr>
                <w:rFonts w:eastAsia="Arial" w:cstheme="minorHAnsi"/>
                <w:sz w:val="24"/>
                <w:szCs w:val="24"/>
                <w:lang w:val="id" w:eastAsia="en-ID"/>
              </w:rPr>
            </w:pPr>
            <w:r w:rsidRPr="009951B3">
              <w:rPr>
                <w:rFonts w:eastAsia="Arial" w:cstheme="minorHAnsi"/>
                <w:sz w:val="24"/>
                <w:szCs w:val="24"/>
                <w:lang w:val="en-GB" w:eastAsia="en-ID"/>
              </w:rPr>
              <w:t>Aspek operasional: Koneksi dengan Kantor Catatan Sipil (Dukcapil) tidak berfungsi selama 3 hari kerja – &lt; 5 hari kerja</w:t>
            </w:r>
          </w:p>
          <w:p w14:paraId="184F21BE" w14:textId="77777777" w:rsidR="009951B3" w:rsidRPr="00987DCD" w:rsidRDefault="009951B3" w:rsidP="009951B3">
            <w:pPr>
              <w:widowControl w:val="0"/>
              <w:spacing w:before="0" w:after="0" w:line="240" w:lineRule="auto"/>
              <w:ind w:left="385"/>
              <w:jc w:val="left"/>
              <w:rPr>
                <w:rFonts w:eastAsia="Arial" w:cstheme="minorHAnsi"/>
                <w:sz w:val="24"/>
                <w:szCs w:val="24"/>
                <w:lang w:val="id" w:eastAsia="en-ID"/>
              </w:rPr>
            </w:pPr>
          </w:p>
          <w:p w14:paraId="5DC8278F" w14:textId="77777777" w:rsidR="00AB2E3C" w:rsidRPr="00AB2E3C" w:rsidRDefault="00AB2E3C" w:rsidP="00AB2E3C">
            <w:pPr>
              <w:widowControl w:val="0"/>
              <w:numPr>
                <w:ilvl w:val="0"/>
                <w:numId w:val="22"/>
              </w:numPr>
              <w:tabs>
                <w:tab w:val="num" w:pos="720"/>
              </w:tabs>
              <w:spacing w:before="0" w:after="0" w:line="240" w:lineRule="auto"/>
              <w:ind w:left="432"/>
              <w:jc w:val="left"/>
              <w:rPr>
                <w:rFonts w:eastAsia="Arial" w:cstheme="minorHAnsi"/>
                <w:i/>
                <w:iCs/>
                <w:sz w:val="24"/>
                <w:szCs w:val="24"/>
                <w:lang w:val="en-ID" w:eastAsia="en-ID"/>
              </w:rPr>
            </w:pPr>
            <w:r w:rsidRPr="00AB2E3C">
              <w:rPr>
                <w:rFonts w:eastAsia="Arial" w:cstheme="minorHAnsi"/>
                <w:i/>
                <w:iCs/>
                <w:sz w:val="24"/>
                <w:szCs w:val="24"/>
                <w:lang w:val="en-US" w:eastAsia="en-ID"/>
              </w:rPr>
              <w:t>Threatens and influences the provision of main services for the company's operations, customers, government, and third parties (vendors), resulting in the failure to achieve the overall goals of the company and requiring direct intervention.</w:t>
            </w:r>
          </w:p>
          <w:p w14:paraId="7471FB14" w14:textId="63CEC7F5" w:rsidR="0083346A" w:rsidRPr="00AB2E3C" w:rsidRDefault="00AB2E3C" w:rsidP="00AB2E3C">
            <w:pPr>
              <w:widowControl w:val="0"/>
              <w:numPr>
                <w:ilvl w:val="0"/>
                <w:numId w:val="22"/>
              </w:numPr>
              <w:tabs>
                <w:tab w:val="num" w:pos="720"/>
              </w:tabs>
              <w:spacing w:before="0" w:after="0" w:line="240" w:lineRule="auto"/>
              <w:ind w:left="432"/>
              <w:jc w:val="left"/>
              <w:rPr>
                <w:rFonts w:eastAsia="Arial" w:cstheme="minorHAnsi"/>
                <w:i/>
                <w:iCs/>
                <w:sz w:val="24"/>
                <w:szCs w:val="24"/>
                <w:lang w:val="en-ID" w:eastAsia="en-ID"/>
              </w:rPr>
            </w:pPr>
            <w:r w:rsidRPr="00AB2E3C">
              <w:rPr>
                <w:rFonts w:eastAsia="Arial" w:cstheme="minorHAnsi"/>
                <w:i/>
                <w:iCs/>
                <w:sz w:val="24"/>
                <w:szCs w:val="24"/>
                <w:lang w:val="en-US" w:eastAsia="en-ID"/>
              </w:rPr>
              <w:t>Operational aspect: Connection with Civil Registry Office (Dukcapil) is not functioning for 3 working days – &lt; 5 working days</w:t>
            </w:r>
          </w:p>
        </w:tc>
      </w:tr>
      <w:tr w:rsidR="007C17F4" w:rsidRPr="00781421" w14:paraId="39D82CA7" w14:textId="77777777" w:rsidTr="006A330C">
        <w:tc>
          <w:tcPr>
            <w:tcW w:w="1633" w:type="dxa"/>
          </w:tcPr>
          <w:p w14:paraId="24963162"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lastRenderedPageBreak/>
              <w:t>Fairly Severe (Cukup Parah)</w:t>
            </w:r>
          </w:p>
        </w:tc>
        <w:tc>
          <w:tcPr>
            <w:tcW w:w="6959" w:type="dxa"/>
          </w:tcPr>
          <w:p w14:paraId="5B478590" w14:textId="25620A44" w:rsidR="009012B8" w:rsidRPr="009012B8" w:rsidRDefault="009012B8" w:rsidP="00400255">
            <w:pPr>
              <w:widowControl w:val="0"/>
              <w:numPr>
                <w:ilvl w:val="0"/>
                <w:numId w:val="22"/>
              </w:numPr>
              <w:spacing w:before="0" w:after="0" w:line="240" w:lineRule="auto"/>
              <w:ind w:left="385" w:hanging="283"/>
              <w:rPr>
                <w:rFonts w:eastAsia="Arial" w:cstheme="minorHAnsi"/>
                <w:sz w:val="24"/>
                <w:szCs w:val="24"/>
                <w:lang w:val="en-GB" w:eastAsia="en-ID"/>
              </w:rPr>
            </w:pPr>
            <w:r w:rsidRPr="009012B8">
              <w:rPr>
                <w:rFonts w:eastAsia="Arial" w:cstheme="minorHAnsi"/>
                <w:sz w:val="24"/>
                <w:szCs w:val="24"/>
                <w:lang w:val="en-GB" w:eastAsia="en-ID"/>
              </w:rPr>
              <w:t>Berdampak signifikan pada efisiensi atau efektivitas beberapa layanan untuk operasional perusahaan, pelanggan, pemerintah, dan vendor pihak ketiga, menyebabkan beberapa tujuan perusahaan tetap tidak tercapai dan memerlukan intervensi tidak langsung.</w:t>
            </w:r>
          </w:p>
          <w:p w14:paraId="319F377C" w14:textId="0A86F9A7" w:rsidR="00E62E97" w:rsidRPr="009012B8" w:rsidRDefault="009012B8" w:rsidP="00400255">
            <w:pPr>
              <w:widowControl w:val="0"/>
              <w:numPr>
                <w:ilvl w:val="0"/>
                <w:numId w:val="22"/>
              </w:numPr>
              <w:spacing w:before="0" w:after="0" w:line="240" w:lineRule="auto"/>
              <w:ind w:left="385" w:hanging="283"/>
              <w:rPr>
                <w:rFonts w:eastAsia="Arial" w:cstheme="minorHAnsi"/>
                <w:sz w:val="24"/>
                <w:szCs w:val="24"/>
                <w:lang w:val="id" w:eastAsia="en-ID"/>
              </w:rPr>
            </w:pPr>
            <w:r w:rsidRPr="009012B8">
              <w:rPr>
                <w:rFonts w:eastAsia="Arial" w:cstheme="minorHAnsi"/>
                <w:sz w:val="24"/>
                <w:szCs w:val="24"/>
                <w:lang w:val="en-GB" w:eastAsia="en-ID"/>
              </w:rPr>
              <w:t>Aspek operasional: Koneksi dengan Kantor Catatan Sipil (Dukcapil) tidak berfungsi selama 1 hari kerja – &lt; 3 hari kerja.</w:t>
            </w:r>
          </w:p>
          <w:p w14:paraId="041DCBF3" w14:textId="77777777" w:rsidR="009012B8" w:rsidRPr="003757B3" w:rsidRDefault="009012B8" w:rsidP="00400255">
            <w:pPr>
              <w:widowControl w:val="0"/>
              <w:spacing w:before="0" w:after="0" w:line="240" w:lineRule="auto"/>
              <w:ind w:left="385"/>
              <w:rPr>
                <w:rFonts w:eastAsia="Arial" w:cstheme="minorHAnsi"/>
                <w:sz w:val="24"/>
                <w:szCs w:val="24"/>
                <w:lang w:val="id" w:eastAsia="en-ID"/>
              </w:rPr>
            </w:pPr>
          </w:p>
          <w:p w14:paraId="46FA6977" w14:textId="77777777" w:rsidR="00714C52" w:rsidRPr="00714C52" w:rsidRDefault="00714C52" w:rsidP="00400255">
            <w:pPr>
              <w:widowControl w:val="0"/>
              <w:numPr>
                <w:ilvl w:val="0"/>
                <w:numId w:val="22"/>
              </w:numPr>
              <w:tabs>
                <w:tab w:val="num" w:pos="720"/>
              </w:tabs>
              <w:spacing w:before="0" w:after="0" w:line="240" w:lineRule="auto"/>
              <w:ind w:left="432"/>
              <w:rPr>
                <w:rFonts w:eastAsia="Arial" w:cstheme="minorHAnsi"/>
                <w:i/>
                <w:iCs/>
                <w:sz w:val="24"/>
                <w:szCs w:val="24"/>
                <w:lang w:val="en-ID" w:eastAsia="en-ID"/>
              </w:rPr>
            </w:pPr>
            <w:r w:rsidRPr="00714C52">
              <w:rPr>
                <w:rFonts w:eastAsia="Arial" w:cstheme="minorHAnsi"/>
                <w:i/>
                <w:iCs/>
                <w:sz w:val="24"/>
                <w:szCs w:val="24"/>
                <w:lang w:val="en-US" w:eastAsia="en-ID"/>
              </w:rPr>
              <w:t>Has a significant impact on the efficiency or effectiveness of some services for the company's operations, customers, government, and third-party vendors, causing some of the company's goals to remain unachieved and requiring indirect intervention.</w:t>
            </w:r>
          </w:p>
          <w:p w14:paraId="02A61DF7" w14:textId="0466EBBC" w:rsidR="0083346A" w:rsidRPr="00714C52" w:rsidRDefault="00714C52" w:rsidP="00400255">
            <w:pPr>
              <w:widowControl w:val="0"/>
              <w:numPr>
                <w:ilvl w:val="0"/>
                <w:numId w:val="22"/>
              </w:numPr>
              <w:tabs>
                <w:tab w:val="num" w:pos="720"/>
              </w:tabs>
              <w:spacing w:before="0" w:after="0" w:line="240" w:lineRule="auto"/>
              <w:ind w:left="432"/>
              <w:rPr>
                <w:rFonts w:eastAsia="Arial" w:cstheme="minorHAnsi"/>
                <w:i/>
                <w:iCs/>
                <w:sz w:val="24"/>
                <w:szCs w:val="24"/>
                <w:lang w:val="en-ID" w:eastAsia="en-ID"/>
              </w:rPr>
            </w:pPr>
            <w:r w:rsidRPr="00714C52">
              <w:rPr>
                <w:rFonts w:eastAsia="Arial" w:cstheme="minorHAnsi"/>
                <w:i/>
                <w:iCs/>
                <w:sz w:val="24"/>
                <w:szCs w:val="24"/>
                <w:lang w:val="en-US" w:eastAsia="en-ID"/>
              </w:rPr>
              <w:t>Operational aspect: Connection with Civil Registry Office (Dukcapil) is not functioning for 1 working day – &lt; 3 working days.</w:t>
            </w:r>
          </w:p>
        </w:tc>
      </w:tr>
      <w:tr w:rsidR="007C17F4" w:rsidRPr="00781421" w14:paraId="03849CB6" w14:textId="77777777" w:rsidTr="006A330C">
        <w:tc>
          <w:tcPr>
            <w:tcW w:w="1633" w:type="dxa"/>
          </w:tcPr>
          <w:p w14:paraId="3535D02E"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t>Slightly Severe (Sedikit Parah)</w:t>
            </w:r>
          </w:p>
        </w:tc>
        <w:tc>
          <w:tcPr>
            <w:tcW w:w="6959" w:type="dxa"/>
          </w:tcPr>
          <w:p w14:paraId="6B4CC321" w14:textId="17A0177D" w:rsidR="00400255" w:rsidRPr="00400255" w:rsidRDefault="00400255" w:rsidP="004F4485">
            <w:pPr>
              <w:widowControl w:val="0"/>
              <w:numPr>
                <w:ilvl w:val="0"/>
                <w:numId w:val="22"/>
              </w:numPr>
              <w:spacing w:before="0" w:after="0" w:line="276" w:lineRule="auto"/>
              <w:ind w:left="385" w:hanging="283"/>
              <w:rPr>
                <w:rFonts w:eastAsia="Arial" w:cstheme="minorHAnsi"/>
                <w:sz w:val="24"/>
                <w:szCs w:val="24"/>
                <w:lang w:val="en-GB" w:eastAsia="en-ID"/>
              </w:rPr>
            </w:pPr>
            <w:r w:rsidRPr="00400255">
              <w:rPr>
                <w:rFonts w:eastAsia="Arial" w:cstheme="minorHAnsi"/>
                <w:sz w:val="24"/>
                <w:szCs w:val="24"/>
                <w:lang w:val="en-GB" w:eastAsia="en-ID"/>
              </w:rPr>
              <w:t>Berdampak tetapi tidak signifikan terhadap penyediaan layanan dan operasional bisnis perusahaan, yang tidak signifikan mempengaruhi pencapaian tujuan perusahaan dan dapat ditangani melalui kegiatan operasional rutin.</w:t>
            </w:r>
          </w:p>
          <w:p w14:paraId="1DA633CE" w14:textId="096F3A8D" w:rsidR="00513AE1" w:rsidRPr="00400255" w:rsidRDefault="00400255" w:rsidP="004F4485">
            <w:pPr>
              <w:widowControl w:val="0"/>
              <w:numPr>
                <w:ilvl w:val="0"/>
                <w:numId w:val="22"/>
              </w:numPr>
              <w:spacing w:before="0" w:after="0" w:line="276" w:lineRule="auto"/>
              <w:ind w:left="385" w:hanging="283"/>
              <w:rPr>
                <w:rFonts w:eastAsia="Arial" w:cstheme="minorHAnsi"/>
                <w:sz w:val="24"/>
                <w:szCs w:val="24"/>
                <w:lang w:val="id" w:eastAsia="en-ID"/>
              </w:rPr>
            </w:pPr>
            <w:r w:rsidRPr="00400255">
              <w:rPr>
                <w:rFonts w:eastAsia="Arial" w:cstheme="minorHAnsi"/>
                <w:sz w:val="24"/>
                <w:szCs w:val="24"/>
                <w:lang w:val="en-GB" w:eastAsia="en-ID"/>
              </w:rPr>
              <w:t>Aspek operasional: Koneksi dengan Kantor Catatan Sipil (Dukcapil) tidak berfungsi selama 1 jam – &lt; 24 jam.</w:t>
            </w:r>
          </w:p>
          <w:p w14:paraId="0E5BCC76" w14:textId="77777777" w:rsidR="00400255" w:rsidRPr="00E62E97" w:rsidRDefault="00400255" w:rsidP="00400255">
            <w:pPr>
              <w:widowControl w:val="0"/>
              <w:spacing w:before="0" w:after="0" w:line="240" w:lineRule="auto"/>
              <w:ind w:left="385"/>
              <w:jc w:val="left"/>
              <w:rPr>
                <w:rFonts w:eastAsia="Arial" w:cstheme="minorHAnsi"/>
                <w:sz w:val="24"/>
                <w:szCs w:val="24"/>
                <w:lang w:val="id" w:eastAsia="en-ID"/>
              </w:rPr>
            </w:pPr>
          </w:p>
          <w:p w14:paraId="718D083B" w14:textId="77777777" w:rsidR="00FD5881" w:rsidRPr="00FD5881" w:rsidRDefault="00FD5881" w:rsidP="00FD5881">
            <w:pPr>
              <w:widowControl w:val="0"/>
              <w:numPr>
                <w:ilvl w:val="0"/>
                <w:numId w:val="22"/>
              </w:numPr>
              <w:spacing w:before="0" w:after="0" w:line="276" w:lineRule="auto"/>
              <w:ind w:left="385" w:hanging="283"/>
              <w:rPr>
                <w:rFonts w:eastAsia="Arial" w:cstheme="minorHAnsi"/>
                <w:i/>
                <w:iCs/>
                <w:sz w:val="24"/>
                <w:szCs w:val="24"/>
                <w:lang w:val="en-US" w:eastAsia="en-ID"/>
              </w:rPr>
            </w:pPr>
            <w:r w:rsidRPr="00FD5881">
              <w:rPr>
                <w:rFonts w:eastAsia="Arial" w:cstheme="minorHAnsi"/>
                <w:i/>
                <w:iCs/>
                <w:sz w:val="24"/>
                <w:szCs w:val="24"/>
                <w:lang w:val="en-US" w:eastAsia="en-ID"/>
              </w:rPr>
              <w:t>Has an impact but not a significant one on the provision of services and business operations of the company, which does not significantly affect the achievement of the company's goals and can be handled through routine operational activities.</w:t>
            </w:r>
          </w:p>
          <w:p w14:paraId="1B3CB8A7" w14:textId="42A38920" w:rsidR="0083346A" w:rsidRPr="00FD5881" w:rsidRDefault="00FD5881" w:rsidP="00FD5881">
            <w:pPr>
              <w:widowControl w:val="0"/>
              <w:numPr>
                <w:ilvl w:val="0"/>
                <w:numId w:val="22"/>
              </w:numPr>
              <w:spacing w:before="0" w:after="0" w:line="276" w:lineRule="auto"/>
              <w:ind w:left="385" w:hanging="283"/>
              <w:rPr>
                <w:rFonts w:eastAsia="Arial" w:cstheme="minorHAnsi"/>
                <w:i/>
                <w:iCs/>
                <w:sz w:val="24"/>
                <w:szCs w:val="24"/>
                <w:lang w:val="en-US" w:eastAsia="en-ID"/>
              </w:rPr>
            </w:pPr>
            <w:r w:rsidRPr="00FD5881">
              <w:rPr>
                <w:rFonts w:eastAsia="Arial" w:cstheme="minorHAnsi"/>
                <w:i/>
                <w:iCs/>
                <w:sz w:val="24"/>
                <w:szCs w:val="24"/>
                <w:lang w:val="en-US" w:eastAsia="en-ID"/>
              </w:rPr>
              <w:t>Operational aspect: Connection with Civil Registry Office (Dukcapil) is not functioning for 1 hours – &lt; 24 hours.</w:t>
            </w:r>
          </w:p>
        </w:tc>
      </w:tr>
      <w:tr w:rsidR="007C17F4" w:rsidRPr="00781421" w14:paraId="559E8DB1" w14:textId="77777777" w:rsidTr="006A330C">
        <w:tc>
          <w:tcPr>
            <w:tcW w:w="1633" w:type="dxa"/>
          </w:tcPr>
          <w:p w14:paraId="117CB4E2" w14:textId="77777777" w:rsidR="007C17F4" w:rsidRPr="00781421" w:rsidRDefault="007C17F4" w:rsidP="007C17F4">
            <w:pPr>
              <w:spacing w:before="0" w:after="0"/>
              <w:rPr>
                <w:rFonts w:eastAsia="Arial" w:cstheme="minorHAnsi"/>
                <w:sz w:val="24"/>
                <w:szCs w:val="24"/>
                <w:lang w:val="id" w:eastAsia="en-ID"/>
              </w:rPr>
            </w:pPr>
            <w:r w:rsidRPr="00781421">
              <w:rPr>
                <w:rFonts w:eastAsia="Arial" w:cstheme="minorHAnsi"/>
                <w:sz w:val="24"/>
                <w:szCs w:val="24"/>
                <w:lang w:val="id" w:eastAsia="en-ID"/>
              </w:rPr>
              <w:t>Least Severe (Tidak Parah)</w:t>
            </w:r>
          </w:p>
        </w:tc>
        <w:tc>
          <w:tcPr>
            <w:tcW w:w="6959" w:type="dxa"/>
          </w:tcPr>
          <w:p w14:paraId="177D9279" w14:textId="3C84EDB7" w:rsidR="00FF4823" w:rsidRPr="00FF4823" w:rsidRDefault="00FF4823" w:rsidP="00FF4823">
            <w:pPr>
              <w:widowControl w:val="0"/>
              <w:numPr>
                <w:ilvl w:val="0"/>
                <w:numId w:val="22"/>
              </w:numPr>
              <w:spacing w:before="0" w:after="0" w:line="240" w:lineRule="auto"/>
              <w:ind w:left="385" w:hanging="283"/>
              <w:jc w:val="left"/>
              <w:rPr>
                <w:rFonts w:eastAsia="Arial" w:cstheme="minorHAnsi"/>
                <w:sz w:val="24"/>
                <w:szCs w:val="24"/>
                <w:lang w:val="id" w:eastAsia="en-ID"/>
              </w:rPr>
            </w:pPr>
            <w:r w:rsidRPr="00FF4823">
              <w:rPr>
                <w:rFonts w:eastAsia="Arial" w:cstheme="minorHAnsi"/>
                <w:sz w:val="24"/>
                <w:szCs w:val="24"/>
                <w:lang w:val="id" w:eastAsia="en-ID"/>
              </w:rPr>
              <w:t>Dampak risiko tidak mempengaruhi penyediaan layanan utama dan operasi bisnis perusahaan.</w:t>
            </w:r>
          </w:p>
          <w:p w14:paraId="02F778F3" w14:textId="6A39C3B4" w:rsidR="0083346A" w:rsidRDefault="00FF4823" w:rsidP="00FF4823">
            <w:pPr>
              <w:keepNext/>
              <w:widowControl w:val="0"/>
              <w:numPr>
                <w:ilvl w:val="0"/>
                <w:numId w:val="22"/>
              </w:numPr>
              <w:spacing w:before="0" w:after="0" w:line="240" w:lineRule="auto"/>
              <w:ind w:left="385" w:hanging="283"/>
              <w:jc w:val="left"/>
              <w:rPr>
                <w:rFonts w:eastAsia="Arial" w:cstheme="minorHAnsi"/>
                <w:sz w:val="24"/>
                <w:szCs w:val="24"/>
                <w:lang w:val="id" w:eastAsia="en-ID"/>
              </w:rPr>
            </w:pPr>
            <w:r w:rsidRPr="00FF4823">
              <w:rPr>
                <w:rFonts w:eastAsia="Arial" w:cstheme="minorHAnsi"/>
                <w:sz w:val="24"/>
                <w:szCs w:val="24"/>
                <w:lang w:val="id" w:eastAsia="en-ID"/>
              </w:rPr>
              <w:t>Aspek operasional: Koneksi dengan Kantor Catatan Sipil (Dukcapil) tidak berfungsi selama &lt; 1 jam</w:t>
            </w:r>
          </w:p>
          <w:p w14:paraId="7CC36E72" w14:textId="77777777" w:rsidR="00FF4823" w:rsidRPr="00513AE1" w:rsidRDefault="00FF4823" w:rsidP="00FF4823">
            <w:pPr>
              <w:keepNext/>
              <w:widowControl w:val="0"/>
              <w:spacing w:before="0" w:after="0" w:line="240" w:lineRule="auto"/>
              <w:ind w:left="385"/>
              <w:jc w:val="left"/>
              <w:rPr>
                <w:rFonts w:eastAsia="Arial" w:cstheme="minorHAnsi"/>
                <w:sz w:val="24"/>
                <w:szCs w:val="24"/>
                <w:lang w:val="id" w:eastAsia="en-ID"/>
              </w:rPr>
            </w:pPr>
          </w:p>
          <w:p w14:paraId="2BD49D1D" w14:textId="77777777" w:rsidR="004F4485" w:rsidRPr="004F4485" w:rsidRDefault="004F4485" w:rsidP="004F4485">
            <w:pPr>
              <w:keepNext/>
              <w:widowControl w:val="0"/>
              <w:numPr>
                <w:ilvl w:val="0"/>
                <w:numId w:val="22"/>
              </w:numPr>
              <w:spacing w:before="0" w:after="0" w:line="276" w:lineRule="auto"/>
              <w:ind w:left="385" w:hanging="283"/>
              <w:rPr>
                <w:rFonts w:eastAsia="Arial" w:cstheme="minorHAnsi"/>
                <w:i/>
                <w:iCs/>
                <w:sz w:val="24"/>
                <w:szCs w:val="24"/>
                <w:lang w:val="en-US" w:eastAsia="en-ID"/>
              </w:rPr>
            </w:pPr>
            <w:r w:rsidRPr="004F4485">
              <w:rPr>
                <w:rFonts w:eastAsia="Arial" w:cstheme="minorHAnsi"/>
                <w:i/>
                <w:iCs/>
                <w:sz w:val="24"/>
                <w:szCs w:val="24"/>
                <w:lang w:val="en-US" w:eastAsia="en-ID"/>
              </w:rPr>
              <w:t xml:space="preserve">The risk impact does not affect the provision of main services and </w:t>
            </w:r>
            <w:r w:rsidRPr="004F4485">
              <w:rPr>
                <w:rFonts w:eastAsia="Arial" w:cstheme="minorHAnsi"/>
                <w:i/>
                <w:iCs/>
                <w:sz w:val="24"/>
                <w:szCs w:val="24"/>
                <w:lang w:val="en-US" w:eastAsia="en-ID"/>
              </w:rPr>
              <w:lastRenderedPageBreak/>
              <w:t>business operations of the company.</w:t>
            </w:r>
          </w:p>
          <w:p w14:paraId="5C737D66" w14:textId="53D873B7" w:rsidR="00513AE1" w:rsidRPr="0083346A" w:rsidRDefault="004F4485" w:rsidP="004F4485">
            <w:pPr>
              <w:keepNext/>
              <w:widowControl w:val="0"/>
              <w:numPr>
                <w:ilvl w:val="0"/>
                <w:numId w:val="22"/>
              </w:numPr>
              <w:spacing w:before="0" w:after="0" w:line="276" w:lineRule="auto"/>
              <w:ind w:left="385" w:hanging="283"/>
              <w:rPr>
                <w:rFonts w:eastAsia="Arial" w:cstheme="minorHAnsi"/>
                <w:sz w:val="24"/>
                <w:szCs w:val="24"/>
                <w:lang w:val="en-ID" w:eastAsia="en-ID"/>
              </w:rPr>
            </w:pPr>
            <w:r w:rsidRPr="004F4485">
              <w:rPr>
                <w:rFonts w:eastAsia="Arial" w:cstheme="minorHAnsi"/>
                <w:i/>
                <w:iCs/>
                <w:sz w:val="24"/>
                <w:szCs w:val="24"/>
                <w:lang w:val="en-US" w:eastAsia="en-ID"/>
              </w:rPr>
              <w:t>Operational aspect: Connection with Civil Registry Office (Dukcapil) is not functioning for &lt; 1 hour.</w:t>
            </w:r>
          </w:p>
        </w:tc>
      </w:tr>
    </w:tbl>
    <w:p w14:paraId="2CEAB5B4" w14:textId="0DF9983F" w:rsidR="005B41C9" w:rsidRDefault="00A44126" w:rsidP="006A330C">
      <w:pPr>
        <w:pStyle w:val="Caption"/>
        <w:ind w:left="851"/>
        <w:jc w:val="center"/>
        <w:rPr>
          <w:i w:val="0"/>
          <w:iCs w:val="0"/>
          <w:color w:val="auto"/>
          <w:sz w:val="22"/>
          <w:szCs w:val="22"/>
          <w:lang w:val="en-GB"/>
        </w:rPr>
      </w:pPr>
      <w:bookmarkStart w:id="29" w:name="_Toc132211139"/>
      <w:r w:rsidRPr="00A44126">
        <w:rPr>
          <w:b/>
          <w:bCs/>
          <w:i w:val="0"/>
          <w:iCs w:val="0"/>
          <w:color w:val="auto"/>
          <w:sz w:val="22"/>
          <w:szCs w:val="22"/>
        </w:rPr>
        <w:lastRenderedPageBreak/>
        <w:t xml:space="preserve">Table </w:t>
      </w:r>
      <w:r w:rsidRPr="00A44126">
        <w:rPr>
          <w:b/>
          <w:bCs/>
          <w:i w:val="0"/>
          <w:iCs w:val="0"/>
          <w:color w:val="auto"/>
          <w:sz w:val="22"/>
          <w:szCs w:val="22"/>
        </w:rPr>
        <w:fldChar w:fldCharType="begin"/>
      </w:r>
      <w:r w:rsidRPr="00A44126">
        <w:rPr>
          <w:b/>
          <w:bCs/>
          <w:i w:val="0"/>
          <w:iCs w:val="0"/>
          <w:color w:val="auto"/>
          <w:sz w:val="22"/>
          <w:szCs w:val="22"/>
        </w:rPr>
        <w:instrText xml:space="preserve"> SEQ Table \* ARABIC </w:instrText>
      </w:r>
      <w:r w:rsidRPr="00A44126">
        <w:rPr>
          <w:b/>
          <w:bCs/>
          <w:i w:val="0"/>
          <w:iCs w:val="0"/>
          <w:color w:val="auto"/>
          <w:sz w:val="22"/>
          <w:szCs w:val="22"/>
        </w:rPr>
        <w:fldChar w:fldCharType="separate"/>
      </w:r>
      <w:r w:rsidR="00650C3B">
        <w:rPr>
          <w:b/>
          <w:bCs/>
          <w:i w:val="0"/>
          <w:iCs w:val="0"/>
          <w:noProof/>
          <w:color w:val="auto"/>
          <w:sz w:val="22"/>
          <w:szCs w:val="22"/>
        </w:rPr>
        <w:t>2</w:t>
      </w:r>
      <w:r w:rsidRPr="00A44126">
        <w:rPr>
          <w:b/>
          <w:bCs/>
          <w:i w:val="0"/>
          <w:iCs w:val="0"/>
          <w:color w:val="auto"/>
          <w:sz w:val="22"/>
          <w:szCs w:val="22"/>
        </w:rPr>
        <w:fldChar w:fldCharType="end"/>
      </w:r>
      <w:r w:rsidRPr="00A44126">
        <w:rPr>
          <w:b/>
          <w:bCs/>
          <w:i w:val="0"/>
          <w:iCs w:val="0"/>
          <w:color w:val="auto"/>
          <w:sz w:val="22"/>
          <w:szCs w:val="22"/>
          <w:lang w:val="en-GB"/>
        </w:rPr>
        <w:t>.</w:t>
      </w:r>
      <w:r w:rsidRPr="00A44126">
        <w:rPr>
          <w:i w:val="0"/>
          <w:iCs w:val="0"/>
          <w:color w:val="auto"/>
          <w:sz w:val="22"/>
          <w:szCs w:val="22"/>
          <w:lang w:val="en-GB"/>
        </w:rPr>
        <w:t xml:space="preserve"> Matriks Risiko</w:t>
      </w:r>
      <w:bookmarkEnd w:id="29"/>
    </w:p>
    <w:p w14:paraId="2CDD1171" w14:textId="77777777" w:rsidR="007F20BD" w:rsidRPr="007F20BD" w:rsidRDefault="007F20BD" w:rsidP="007F20BD">
      <w:pPr>
        <w:rPr>
          <w:lang w:val="en-GB"/>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F20BD" w:rsidRPr="007B6EA1" w14:paraId="05CBE2E6" w14:textId="77777777">
        <w:tc>
          <w:tcPr>
            <w:tcW w:w="4560" w:type="dxa"/>
          </w:tcPr>
          <w:p w14:paraId="40D0A59F" w14:textId="32D6FAD5" w:rsidR="007F20BD" w:rsidRPr="003D7294" w:rsidRDefault="003D7294">
            <w:pPr>
              <w:pStyle w:val="ListParagraph"/>
              <w:numPr>
                <w:ilvl w:val="0"/>
                <w:numId w:val="138"/>
              </w:numPr>
              <w:spacing w:before="0" w:after="0" w:line="360" w:lineRule="auto"/>
              <w:ind w:hanging="265"/>
              <w:rPr>
                <w:sz w:val="24"/>
                <w:szCs w:val="24"/>
                <w:lang w:val="en-GB"/>
              </w:rPr>
            </w:pPr>
            <w:r w:rsidRPr="00CC77DB">
              <w:rPr>
                <w:rFonts w:eastAsia="Arial" w:cstheme="minorHAnsi"/>
                <w:color w:val="000000"/>
                <w:sz w:val="24"/>
                <w:szCs w:val="24"/>
                <w:lang w:val="id" w:eastAsia="en-ID"/>
              </w:rPr>
              <w:t>Nilai kemungkinan risiko (</w:t>
            </w:r>
            <w:r w:rsidRPr="00CC77DB">
              <w:rPr>
                <w:rFonts w:eastAsia="Arial" w:cstheme="minorHAnsi"/>
                <w:i/>
                <w:color w:val="000000"/>
                <w:sz w:val="24"/>
                <w:szCs w:val="24"/>
                <w:lang w:val="id" w:eastAsia="en-ID"/>
              </w:rPr>
              <w:t>likelihood</w:t>
            </w:r>
            <w:r w:rsidRPr="00CC77DB">
              <w:rPr>
                <w:rFonts w:eastAsia="Arial" w:cstheme="minorHAnsi"/>
                <w:color w:val="000000"/>
                <w:sz w:val="24"/>
                <w:szCs w:val="24"/>
                <w:lang w:val="id" w:eastAsia="en-ID"/>
              </w:rPr>
              <w:t>) yang digunakan dalam peringkat risiko adalah sebagai berikut:</w:t>
            </w:r>
          </w:p>
        </w:tc>
        <w:tc>
          <w:tcPr>
            <w:tcW w:w="236" w:type="dxa"/>
          </w:tcPr>
          <w:p w14:paraId="1F6E99BC" w14:textId="77777777" w:rsidR="007F20BD" w:rsidRPr="007B6EA1" w:rsidRDefault="007F20BD">
            <w:pPr>
              <w:spacing w:before="0" w:after="0" w:line="360" w:lineRule="auto"/>
              <w:rPr>
                <w:rFonts w:cstheme="minorHAnsi"/>
                <w:sz w:val="24"/>
                <w:szCs w:val="24"/>
                <w:lang w:val="en-US"/>
              </w:rPr>
            </w:pPr>
          </w:p>
        </w:tc>
        <w:tc>
          <w:tcPr>
            <w:tcW w:w="4560" w:type="dxa"/>
          </w:tcPr>
          <w:p w14:paraId="710C7405" w14:textId="21038A5F" w:rsidR="007F20BD" w:rsidRPr="003D7294" w:rsidRDefault="003D7294">
            <w:pPr>
              <w:pStyle w:val="ListParagraph"/>
              <w:numPr>
                <w:ilvl w:val="0"/>
                <w:numId w:val="160"/>
              </w:numPr>
              <w:spacing w:before="0" w:after="0" w:line="360" w:lineRule="auto"/>
              <w:rPr>
                <w:rFonts w:cstheme="minorHAnsi"/>
                <w:i/>
                <w:sz w:val="24"/>
                <w:szCs w:val="24"/>
                <w:lang w:val="en-US"/>
              </w:rPr>
            </w:pPr>
            <w:r w:rsidRPr="003D7294">
              <w:rPr>
                <w:sz w:val="24"/>
                <w:szCs w:val="24"/>
                <w:lang w:val="en-GB"/>
              </w:rPr>
              <w:t>The likelihood value used in the risk rating is as follows:</w:t>
            </w:r>
          </w:p>
        </w:tc>
      </w:tr>
    </w:tbl>
    <w:p w14:paraId="348B97CA" w14:textId="2289F8DE" w:rsidR="00BC4067" w:rsidRPr="00CC77DB" w:rsidRDefault="00BC4067" w:rsidP="0083346A">
      <w:pPr>
        <w:widowControl w:val="0"/>
        <w:pBdr>
          <w:top w:val="nil"/>
          <w:left w:val="nil"/>
          <w:bottom w:val="nil"/>
          <w:right w:val="nil"/>
          <w:between w:val="nil"/>
        </w:pBdr>
        <w:tabs>
          <w:tab w:val="left" w:pos="1979"/>
          <w:tab w:val="left" w:pos="1980"/>
        </w:tabs>
        <w:spacing w:before="0" w:after="0" w:line="240" w:lineRule="auto"/>
        <w:ind w:right="95"/>
        <w:rPr>
          <w:rFonts w:eastAsia="Arial" w:cstheme="minorHAnsi"/>
          <w:sz w:val="24"/>
          <w:szCs w:val="24"/>
          <w:lang w:val="id" w:eastAsia="en-ID"/>
        </w:rPr>
      </w:pPr>
    </w:p>
    <w:tbl>
      <w:tblPr>
        <w:tblW w:w="794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3"/>
        <w:gridCol w:w="5367"/>
      </w:tblGrid>
      <w:tr w:rsidR="007C17F4" w:rsidRPr="00781421" w14:paraId="76158858" w14:textId="77777777" w:rsidTr="006A330C">
        <w:trPr>
          <w:tblHeader/>
        </w:trPr>
        <w:tc>
          <w:tcPr>
            <w:tcW w:w="2573" w:type="dxa"/>
            <w:shd w:val="clear" w:color="auto" w:fill="ED7D31" w:themeFill="accent2"/>
          </w:tcPr>
          <w:p w14:paraId="141BE9C4" w14:textId="77777777" w:rsidR="007C17F4" w:rsidRPr="00266244" w:rsidRDefault="007C17F4" w:rsidP="007C17F4">
            <w:pPr>
              <w:spacing w:before="0" w:after="0"/>
              <w:jc w:val="center"/>
              <w:rPr>
                <w:rFonts w:eastAsia="Arial" w:cstheme="minorHAnsi"/>
                <w:b/>
                <w:sz w:val="24"/>
                <w:szCs w:val="24"/>
                <w:lang w:val="id" w:eastAsia="en-ID"/>
              </w:rPr>
            </w:pPr>
            <w:r w:rsidRPr="00266244">
              <w:rPr>
                <w:rFonts w:eastAsia="Arial" w:cstheme="minorHAnsi"/>
                <w:b/>
                <w:sz w:val="24"/>
                <w:szCs w:val="24"/>
                <w:lang w:val="id" w:eastAsia="en-ID"/>
              </w:rPr>
              <w:t>Likelihood/ Kemungkinan</w:t>
            </w:r>
          </w:p>
        </w:tc>
        <w:tc>
          <w:tcPr>
            <w:tcW w:w="5367" w:type="dxa"/>
            <w:shd w:val="clear" w:color="auto" w:fill="ED7D31" w:themeFill="accent2"/>
          </w:tcPr>
          <w:p w14:paraId="0DE3C552" w14:textId="77777777" w:rsidR="007C17F4" w:rsidRPr="00266244" w:rsidRDefault="007C17F4" w:rsidP="007C17F4">
            <w:pPr>
              <w:spacing w:before="0" w:after="0"/>
              <w:jc w:val="center"/>
              <w:rPr>
                <w:rFonts w:eastAsia="Arial" w:cstheme="minorHAnsi"/>
                <w:b/>
                <w:sz w:val="24"/>
                <w:szCs w:val="24"/>
                <w:lang w:val="id" w:eastAsia="en-ID"/>
              </w:rPr>
            </w:pPr>
            <w:r w:rsidRPr="00266244">
              <w:rPr>
                <w:rFonts w:eastAsia="Arial" w:cstheme="minorHAnsi"/>
                <w:b/>
                <w:sz w:val="24"/>
                <w:szCs w:val="24"/>
                <w:lang w:val="id" w:eastAsia="en-ID"/>
              </w:rPr>
              <w:t>Penjelasan</w:t>
            </w:r>
          </w:p>
        </w:tc>
      </w:tr>
      <w:tr w:rsidR="007C17F4" w:rsidRPr="00781421" w14:paraId="694042C7" w14:textId="77777777" w:rsidTr="006A330C">
        <w:tc>
          <w:tcPr>
            <w:tcW w:w="2573" w:type="dxa"/>
          </w:tcPr>
          <w:p w14:paraId="331C8298" w14:textId="77777777" w:rsidR="007C17F4" w:rsidRPr="0026624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Hampir Pasti/ Almost Certain</w:t>
            </w:r>
          </w:p>
        </w:tc>
        <w:tc>
          <w:tcPr>
            <w:tcW w:w="5367" w:type="dxa"/>
          </w:tcPr>
          <w:p w14:paraId="7041B610" w14:textId="77777777" w:rsidR="007C17F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Peristiwa risiko terjadi sangat sering dan teratur (contohnya</w:t>
            </w:r>
            <w:r>
              <w:rPr>
                <w:rFonts w:eastAsia="Arial" w:cstheme="minorHAnsi"/>
                <w:sz w:val="24"/>
                <w:szCs w:val="24"/>
                <w:lang w:val="en-US" w:eastAsia="en-ID"/>
              </w:rPr>
              <w:t xml:space="preserve"> </w:t>
            </w:r>
            <w:r w:rsidR="00A07B9B">
              <w:rPr>
                <w:rFonts w:eastAsia="Arial" w:cstheme="minorHAnsi"/>
                <w:sz w:val="24"/>
                <w:szCs w:val="24"/>
                <w:lang w:val="en-US" w:eastAsia="en-ID"/>
              </w:rPr>
              <w:t>semester</w:t>
            </w:r>
            <w:r w:rsidRPr="00266244">
              <w:rPr>
                <w:rFonts w:eastAsia="Arial" w:cstheme="minorHAnsi"/>
                <w:sz w:val="24"/>
                <w:szCs w:val="24"/>
                <w:lang w:val="id" w:eastAsia="en-ID"/>
              </w:rPr>
              <w:t>)</w:t>
            </w:r>
          </w:p>
          <w:p w14:paraId="28638EED" w14:textId="77777777" w:rsidR="00B222C4" w:rsidRDefault="00B222C4" w:rsidP="007C17F4">
            <w:pPr>
              <w:spacing w:before="0" w:after="0"/>
              <w:rPr>
                <w:rFonts w:eastAsia="Arial" w:cstheme="minorHAnsi"/>
                <w:sz w:val="24"/>
                <w:szCs w:val="24"/>
                <w:lang w:val="id" w:eastAsia="en-ID"/>
              </w:rPr>
            </w:pPr>
          </w:p>
          <w:p w14:paraId="67CAC6FA" w14:textId="31E46E02" w:rsidR="00B222C4" w:rsidRPr="00B222C4" w:rsidRDefault="00B222C4" w:rsidP="007C17F4">
            <w:pPr>
              <w:spacing w:before="0" w:after="0"/>
              <w:rPr>
                <w:rFonts w:eastAsia="Arial" w:cstheme="minorHAnsi"/>
                <w:i/>
                <w:iCs/>
                <w:sz w:val="24"/>
                <w:szCs w:val="24"/>
                <w:lang w:val="en-ID" w:eastAsia="en-ID"/>
              </w:rPr>
            </w:pPr>
            <w:r w:rsidRPr="00B222C4">
              <w:rPr>
                <w:rFonts w:eastAsia="Arial" w:cstheme="minorHAnsi"/>
                <w:i/>
                <w:iCs/>
                <w:sz w:val="24"/>
                <w:szCs w:val="24"/>
                <w:lang w:val="en-US" w:eastAsia="en-ID"/>
              </w:rPr>
              <w:t>The risk event occurs very frequently and regularly (for example, every semester)</w:t>
            </w:r>
          </w:p>
        </w:tc>
      </w:tr>
      <w:tr w:rsidR="007C17F4" w:rsidRPr="00781421" w14:paraId="5C12B80D" w14:textId="77777777" w:rsidTr="006A330C">
        <w:tc>
          <w:tcPr>
            <w:tcW w:w="2573" w:type="dxa"/>
          </w:tcPr>
          <w:p w14:paraId="614EC3F4" w14:textId="77777777" w:rsidR="007C17F4" w:rsidRPr="0026624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Mungkin/ Likely</w:t>
            </w:r>
          </w:p>
        </w:tc>
        <w:tc>
          <w:tcPr>
            <w:tcW w:w="5367" w:type="dxa"/>
          </w:tcPr>
          <w:p w14:paraId="450130A7" w14:textId="77777777" w:rsidR="007C17F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Peristiwa risiko terjadi sesekali (contohnya tahunan)</w:t>
            </w:r>
          </w:p>
          <w:p w14:paraId="1E0E1C7A" w14:textId="77777777" w:rsidR="0015475F" w:rsidRDefault="0015475F" w:rsidP="007C17F4">
            <w:pPr>
              <w:spacing w:before="0" w:after="0"/>
              <w:rPr>
                <w:rFonts w:eastAsia="Arial" w:cstheme="minorHAnsi"/>
                <w:sz w:val="24"/>
                <w:szCs w:val="24"/>
                <w:lang w:val="en-US" w:eastAsia="en-ID"/>
              </w:rPr>
            </w:pPr>
          </w:p>
          <w:p w14:paraId="25C0448E" w14:textId="7A7CBA90" w:rsidR="00B222C4" w:rsidRPr="0015475F" w:rsidRDefault="0015475F" w:rsidP="007C17F4">
            <w:pPr>
              <w:spacing w:before="0" w:after="0"/>
              <w:rPr>
                <w:rFonts w:eastAsia="Arial" w:cstheme="minorHAnsi"/>
                <w:i/>
                <w:iCs/>
                <w:sz w:val="24"/>
                <w:szCs w:val="24"/>
                <w:lang w:val="en-ID" w:eastAsia="en-ID"/>
              </w:rPr>
            </w:pPr>
            <w:r w:rsidRPr="0015475F">
              <w:rPr>
                <w:rFonts w:eastAsia="Arial" w:cstheme="minorHAnsi"/>
                <w:i/>
                <w:iCs/>
                <w:sz w:val="24"/>
                <w:szCs w:val="24"/>
                <w:lang w:val="en-US" w:eastAsia="en-ID"/>
              </w:rPr>
              <w:t>The risk event occurs occasionally (for example, annually).</w:t>
            </w:r>
          </w:p>
        </w:tc>
      </w:tr>
      <w:tr w:rsidR="007C17F4" w:rsidRPr="00781421" w14:paraId="5144BF3E" w14:textId="77777777" w:rsidTr="006A330C">
        <w:tc>
          <w:tcPr>
            <w:tcW w:w="2573" w:type="dxa"/>
          </w:tcPr>
          <w:p w14:paraId="552BBAF7" w14:textId="77777777" w:rsidR="007C17F4" w:rsidRPr="0026624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Moderat/ Moderate</w:t>
            </w:r>
          </w:p>
        </w:tc>
        <w:tc>
          <w:tcPr>
            <w:tcW w:w="5367" w:type="dxa"/>
          </w:tcPr>
          <w:p w14:paraId="7903B108" w14:textId="77777777" w:rsidR="007C17F4" w:rsidRDefault="007C17F4" w:rsidP="007C17F4">
            <w:pPr>
              <w:spacing w:before="0" w:after="0"/>
              <w:rPr>
                <w:rFonts w:eastAsia="Arial" w:cstheme="minorHAnsi"/>
                <w:sz w:val="24"/>
                <w:szCs w:val="24"/>
                <w:lang w:val="en-US" w:eastAsia="en-ID"/>
              </w:rPr>
            </w:pPr>
            <w:r w:rsidRPr="00266244">
              <w:rPr>
                <w:rFonts w:eastAsia="Arial" w:cstheme="minorHAnsi"/>
                <w:sz w:val="24"/>
                <w:szCs w:val="24"/>
                <w:lang w:val="id" w:eastAsia="en-ID"/>
              </w:rPr>
              <w:t>Peristiwa risiko pernah dialami/terjadi</w:t>
            </w:r>
            <w:r w:rsidR="00E61E71">
              <w:rPr>
                <w:rFonts w:eastAsia="Arial" w:cstheme="minorHAnsi"/>
                <w:sz w:val="24"/>
                <w:szCs w:val="24"/>
                <w:lang w:val="en-US" w:eastAsia="en-ID"/>
              </w:rPr>
              <w:t xml:space="preserve"> </w:t>
            </w:r>
            <w:r w:rsidR="00E61E71" w:rsidRPr="00CD7674">
              <w:rPr>
                <w:rFonts w:eastAsia="Arial" w:cstheme="minorHAnsi"/>
                <w:sz w:val="24"/>
                <w:szCs w:val="24"/>
                <w:lang w:val="en-US" w:eastAsia="en-ID"/>
              </w:rPr>
              <w:t>(lebih dari setahun)</w:t>
            </w:r>
          </w:p>
          <w:p w14:paraId="58FC714B" w14:textId="77777777" w:rsidR="0015475F" w:rsidRDefault="0015475F" w:rsidP="007C17F4">
            <w:pPr>
              <w:spacing w:before="0" w:after="0"/>
              <w:rPr>
                <w:rFonts w:eastAsia="Arial" w:cstheme="minorHAnsi"/>
                <w:sz w:val="24"/>
                <w:szCs w:val="24"/>
                <w:lang w:val="en-US" w:eastAsia="en-ID"/>
              </w:rPr>
            </w:pPr>
          </w:p>
          <w:p w14:paraId="09B07352" w14:textId="4DA64C75" w:rsidR="0015475F" w:rsidRPr="003263D1" w:rsidRDefault="003263D1" w:rsidP="007C17F4">
            <w:pPr>
              <w:spacing w:before="0" w:after="0"/>
              <w:rPr>
                <w:rFonts w:eastAsia="Arial" w:cstheme="minorHAnsi"/>
                <w:i/>
                <w:iCs/>
                <w:sz w:val="24"/>
                <w:szCs w:val="24"/>
                <w:lang w:val="en-ID" w:eastAsia="en-ID"/>
              </w:rPr>
            </w:pPr>
            <w:r w:rsidRPr="003263D1">
              <w:rPr>
                <w:rFonts w:eastAsia="Arial" w:cstheme="minorHAnsi"/>
                <w:i/>
                <w:iCs/>
                <w:sz w:val="24"/>
                <w:szCs w:val="24"/>
                <w:lang w:val="en-US" w:eastAsia="en-ID"/>
              </w:rPr>
              <w:t>The risk event has occurred in the past (more than a year ago).</w:t>
            </w:r>
          </w:p>
        </w:tc>
      </w:tr>
      <w:tr w:rsidR="007C17F4" w:rsidRPr="00781421" w14:paraId="3CED3358" w14:textId="77777777" w:rsidTr="006A330C">
        <w:tc>
          <w:tcPr>
            <w:tcW w:w="2573" w:type="dxa"/>
          </w:tcPr>
          <w:p w14:paraId="55699F0A" w14:textId="77777777" w:rsidR="007C17F4" w:rsidRPr="0026624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Tidak Mungkin/ Unlikely</w:t>
            </w:r>
          </w:p>
        </w:tc>
        <w:tc>
          <w:tcPr>
            <w:tcW w:w="5367" w:type="dxa"/>
          </w:tcPr>
          <w:p w14:paraId="68A82FC9" w14:textId="77777777" w:rsidR="007C17F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t>Peristiwa risiko memiliki kemungkinan kecil untuk terjadi namun pernah dialami dalam industri sejenis</w:t>
            </w:r>
          </w:p>
          <w:p w14:paraId="46B5166A" w14:textId="77777777" w:rsidR="003263D1" w:rsidRDefault="003263D1" w:rsidP="007C17F4">
            <w:pPr>
              <w:spacing w:before="0" w:after="0"/>
              <w:rPr>
                <w:rFonts w:eastAsia="Arial" w:cstheme="minorHAnsi"/>
                <w:sz w:val="24"/>
                <w:szCs w:val="24"/>
                <w:lang w:val="id" w:eastAsia="en-ID"/>
              </w:rPr>
            </w:pPr>
          </w:p>
          <w:p w14:paraId="50072397" w14:textId="382884E2" w:rsidR="003263D1" w:rsidRPr="003263D1" w:rsidRDefault="003263D1" w:rsidP="007C17F4">
            <w:pPr>
              <w:spacing w:before="0" w:after="0"/>
              <w:rPr>
                <w:rFonts w:eastAsia="Arial" w:cstheme="minorHAnsi"/>
                <w:i/>
                <w:iCs/>
                <w:sz w:val="24"/>
                <w:szCs w:val="24"/>
                <w:lang w:val="en-ID" w:eastAsia="en-ID"/>
              </w:rPr>
            </w:pPr>
            <w:r w:rsidRPr="003263D1">
              <w:rPr>
                <w:rFonts w:eastAsia="Arial" w:cstheme="minorHAnsi"/>
                <w:i/>
                <w:iCs/>
                <w:sz w:val="24"/>
                <w:szCs w:val="24"/>
                <w:lang w:val="en-US" w:eastAsia="en-ID"/>
              </w:rPr>
              <w:t>The risk event has a low probability of occurring but has been experienced in similar industries.</w:t>
            </w:r>
          </w:p>
        </w:tc>
      </w:tr>
      <w:tr w:rsidR="007C17F4" w:rsidRPr="00781421" w14:paraId="6BE7289C" w14:textId="77777777" w:rsidTr="006A330C">
        <w:tc>
          <w:tcPr>
            <w:tcW w:w="2573" w:type="dxa"/>
          </w:tcPr>
          <w:p w14:paraId="72D7887D" w14:textId="77777777" w:rsidR="007C17F4" w:rsidRPr="00266244" w:rsidRDefault="007C17F4" w:rsidP="007C17F4">
            <w:pPr>
              <w:spacing w:before="0" w:after="0"/>
              <w:rPr>
                <w:rFonts w:eastAsia="Arial" w:cstheme="minorHAnsi"/>
                <w:sz w:val="24"/>
                <w:szCs w:val="24"/>
                <w:lang w:val="id" w:eastAsia="en-ID"/>
              </w:rPr>
            </w:pPr>
            <w:r w:rsidRPr="00266244">
              <w:rPr>
                <w:rFonts w:eastAsia="Arial" w:cstheme="minorHAnsi"/>
                <w:sz w:val="24"/>
                <w:szCs w:val="24"/>
                <w:lang w:val="id" w:eastAsia="en-ID"/>
              </w:rPr>
              <w:lastRenderedPageBreak/>
              <w:t>Kecil kemungkinan/ Least Likely</w:t>
            </w:r>
          </w:p>
        </w:tc>
        <w:tc>
          <w:tcPr>
            <w:tcW w:w="5367" w:type="dxa"/>
          </w:tcPr>
          <w:p w14:paraId="683806FA" w14:textId="77777777" w:rsidR="007C17F4" w:rsidRDefault="007C17F4" w:rsidP="00A44126">
            <w:pPr>
              <w:keepNext/>
              <w:spacing w:before="0" w:after="0"/>
              <w:rPr>
                <w:rFonts w:eastAsia="Arial" w:cstheme="minorHAnsi"/>
                <w:sz w:val="24"/>
                <w:szCs w:val="24"/>
                <w:lang w:val="id" w:eastAsia="en-ID"/>
              </w:rPr>
            </w:pPr>
            <w:r w:rsidRPr="00266244">
              <w:rPr>
                <w:rFonts w:eastAsia="Arial" w:cstheme="minorHAnsi"/>
                <w:sz w:val="24"/>
                <w:szCs w:val="24"/>
                <w:lang w:val="id" w:eastAsia="en-ID"/>
              </w:rPr>
              <w:t>Peristiwa risiko memiliki kemungkinan sangat kecil untuk terjadi dan belum pernah terjadi sebelumnya</w:t>
            </w:r>
          </w:p>
          <w:p w14:paraId="244F6AAA" w14:textId="77777777" w:rsidR="003263D1" w:rsidRDefault="003263D1" w:rsidP="00A44126">
            <w:pPr>
              <w:keepNext/>
              <w:spacing w:before="0" w:after="0"/>
              <w:rPr>
                <w:rFonts w:eastAsia="Arial" w:cstheme="minorHAnsi"/>
                <w:sz w:val="24"/>
                <w:szCs w:val="24"/>
                <w:lang w:val="id" w:eastAsia="en-ID"/>
              </w:rPr>
            </w:pPr>
          </w:p>
          <w:p w14:paraId="519C153A" w14:textId="04BD294B" w:rsidR="003263D1" w:rsidRPr="00251101" w:rsidRDefault="00251101" w:rsidP="00A44126">
            <w:pPr>
              <w:keepNext/>
              <w:spacing w:before="0" w:after="0"/>
              <w:rPr>
                <w:rFonts w:eastAsia="Arial" w:cstheme="minorHAnsi"/>
                <w:i/>
                <w:iCs/>
                <w:sz w:val="24"/>
                <w:szCs w:val="24"/>
                <w:lang w:val="id" w:eastAsia="en-ID"/>
              </w:rPr>
            </w:pPr>
            <w:r w:rsidRPr="00251101">
              <w:rPr>
                <w:rFonts w:eastAsia="Arial" w:cstheme="minorHAnsi"/>
                <w:i/>
                <w:iCs/>
                <w:sz w:val="24"/>
                <w:szCs w:val="24"/>
                <w:lang w:val="en-US" w:eastAsia="en-ID"/>
              </w:rPr>
              <w:t>The risk event has a very low probability of occurring and has never occurred before</w:t>
            </w:r>
          </w:p>
        </w:tc>
      </w:tr>
    </w:tbl>
    <w:p w14:paraId="516D0EFB" w14:textId="5258419A" w:rsidR="00E1209C" w:rsidRDefault="00A44126" w:rsidP="00251101">
      <w:pPr>
        <w:pStyle w:val="Caption"/>
        <w:spacing w:after="360"/>
        <w:jc w:val="center"/>
        <w:rPr>
          <w:i w:val="0"/>
          <w:iCs w:val="0"/>
          <w:color w:val="auto"/>
          <w:sz w:val="22"/>
          <w:szCs w:val="22"/>
          <w:lang w:val="en-GB"/>
        </w:rPr>
      </w:pPr>
      <w:bookmarkStart w:id="30" w:name="_Toc132211140"/>
      <w:r w:rsidRPr="00A44126">
        <w:rPr>
          <w:b/>
          <w:bCs/>
          <w:i w:val="0"/>
          <w:iCs w:val="0"/>
          <w:color w:val="auto"/>
          <w:sz w:val="22"/>
          <w:szCs w:val="22"/>
        </w:rPr>
        <w:t>Tab</w:t>
      </w:r>
      <w:r w:rsidRPr="00A44126">
        <w:rPr>
          <w:b/>
          <w:bCs/>
          <w:i w:val="0"/>
          <w:iCs w:val="0"/>
          <w:color w:val="auto"/>
          <w:sz w:val="22"/>
          <w:szCs w:val="22"/>
          <w:lang w:val="en-GB"/>
        </w:rPr>
        <w:t>el</w:t>
      </w:r>
      <w:r w:rsidRPr="00A44126">
        <w:rPr>
          <w:b/>
          <w:bCs/>
          <w:i w:val="0"/>
          <w:iCs w:val="0"/>
          <w:color w:val="auto"/>
          <w:sz w:val="22"/>
          <w:szCs w:val="22"/>
        </w:rPr>
        <w:t xml:space="preserve"> </w:t>
      </w:r>
      <w:r w:rsidRPr="00A44126">
        <w:rPr>
          <w:b/>
          <w:bCs/>
          <w:i w:val="0"/>
          <w:iCs w:val="0"/>
          <w:color w:val="auto"/>
          <w:sz w:val="22"/>
          <w:szCs w:val="22"/>
        </w:rPr>
        <w:fldChar w:fldCharType="begin"/>
      </w:r>
      <w:r w:rsidRPr="00A44126">
        <w:rPr>
          <w:b/>
          <w:bCs/>
          <w:i w:val="0"/>
          <w:iCs w:val="0"/>
          <w:color w:val="auto"/>
          <w:sz w:val="22"/>
          <w:szCs w:val="22"/>
        </w:rPr>
        <w:instrText xml:space="preserve"> SEQ Table \* ARABIC </w:instrText>
      </w:r>
      <w:r w:rsidRPr="00A44126">
        <w:rPr>
          <w:b/>
          <w:bCs/>
          <w:i w:val="0"/>
          <w:iCs w:val="0"/>
          <w:color w:val="auto"/>
          <w:sz w:val="22"/>
          <w:szCs w:val="22"/>
        </w:rPr>
        <w:fldChar w:fldCharType="separate"/>
      </w:r>
      <w:r w:rsidR="00650C3B">
        <w:rPr>
          <w:b/>
          <w:bCs/>
          <w:i w:val="0"/>
          <w:iCs w:val="0"/>
          <w:noProof/>
          <w:color w:val="auto"/>
          <w:sz w:val="22"/>
          <w:szCs w:val="22"/>
        </w:rPr>
        <w:t>3</w:t>
      </w:r>
      <w:r w:rsidRPr="00A44126">
        <w:rPr>
          <w:b/>
          <w:bCs/>
          <w:i w:val="0"/>
          <w:iCs w:val="0"/>
          <w:color w:val="auto"/>
          <w:sz w:val="22"/>
          <w:szCs w:val="22"/>
        </w:rPr>
        <w:fldChar w:fldCharType="end"/>
      </w:r>
      <w:r w:rsidRPr="00A44126">
        <w:rPr>
          <w:b/>
          <w:bCs/>
          <w:i w:val="0"/>
          <w:iCs w:val="0"/>
          <w:color w:val="auto"/>
          <w:sz w:val="22"/>
          <w:szCs w:val="22"/>
          <w:lang w:val="en-GB"/>
        </w:rPr>
        <w:t>.</w:t>
      </w:r>
      <w:r w:rsidRPr="00A44126">
        <w:rPr>
          <w:i w:val="0"/>
          <w:iCs w:val="0"/>
          <w:color w:val="auto"/>
          <w:sz w:val="22"/>
          <w:szCs w:val="22"/>
          <w:lang w:val="en-GB"/>
        </w:rPr>
        <w:t xml:space="preserve"> Nilai kemungkinan risiko (</w:t>
      </w:r>
      <w:r w:rsidRPr="00A44126">
        <w:rPr>
          <w:color w:val="auto"/>
          <w:sz w:val="22"/>
          <w:szCs w:val="22"/>
          <w:lang w:val="en-GB"/>
        </w:rPr>
        <w:t>likelihood</w:t>
      </w:r>
      <w:r w:rsidRPr="00A44126">
        <w:rPr>
          <w:i w:val="0"/>
          <w:iCs w:val="0"/>
          <w:color w:val="auto"/>
          <w:sz w:val="22"/>
          <w:szCs w:val="22"/>
          <w:lang w:val="en-GB"/>
        </w:rPr>
        <w:t>)</w:t>
      </w:r>
      <w:bookmarkEnd w:id="30"/>
    </w:p>
    <w:p w14:paraId="321E1FEE" w14:textId="77777777" w:rsidR="00730834" w:rsidRDefault="00730834" w:rsidP="00730834">
      <w:pPr>
        <w:rPr>
          <w:lang w:val="en-GB"/>
        </w:rPr>
      </w:pPr>
    </w:p>
    <w:p w14:paraId="671603ED" w14:textId="77777777" w:rsidR="00730834" w:rsidRDefault="00730834" w:rsidP="00730834">
      <w:pPr>
        <w:rPr>
          <w:lang w:val="en-GB"/>
        </w:rPr>
      </w:pPr>
    </w:p>
    <w:p w14:paraId="1B45DC5D" w14:textId="77777777" w:rsidR="00730834" w:rsidRDefault="00730834" w:rsidP="00730834">
      <w:pPr>
        <w:rPr>
          <w:lang w:val="en-GB"/>
        </w:rPr>
      </w:pPr>
    </w:p>
    <w:p w14:paraId="0D498054" w14:textId="77777777" w:rsidR="00730834" w:rsidRDefault="00730834" w:rsidP="00730834">
      <w:pPr>
        <w:rPr>
          <w:lang w:val="en-GB"/>
        </w:rPr>
      </w:pPr>
    </w:p>
    <w:p w14:paraId="7B995DD4" w14:textId="77777777" w:rsidR="00730834" w:rsidRPr="00730834" w:rsidRDefault="00730834" w:rsidP="00730834">
      <w:pPr>
        <w:rPr>
          <w:lang w:val="en-GB"/>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3D7294" w:rsidRPr="007B6EA1" w14:paraId="0CDFB9CE" w14:textId="77777777">
        <w:tc>
          <w:tcPr>
            <w:tcW w:w="4560" w:type="dxa"/>
          </w:tcPr>
          <w:p w14:paraId="04DDE0F1" w14:textId="5F34FDA2" w:rsidR="003D7294" w:rsidRPr="003D7294" w:rsidRDefault="003D7294">
            <w:pPr>
              <w:pStyle w:val="ListParagraph"/>
              <w:numPr>
                <w:ilvl w:val="0"/>
                <w:numId w:val="138"/>
              </w:numPr>
              <w:spacing w:before="0" w:after="0" w:line="360" w:lineRule="auto"/>
              <w:ind w:hanging="265"/>
              <w:rPr>
                <w:sz w:val="24"/>
                <w:szCs w:val="24"/>
                <w:lang w:val="en-GB"/>
              </w:rPr>
            </w:pPr>
            <w:r w:rsidRPr="00F15AA1">
              <w:rPr>
                <w:rFonts w:eastAsia="Arial" w:cstheme="minorHAnsi"/>
                <w:sz w:val="24"/>
                <w:szCs w:val="24"/>
                <w:lang w:val="id" w:eastAsia="en-ID"/>
              </w:rPr>
              <w:t>Nilai tingkat risiko secara keseluruhan diperoleh dengan memetakan</w:t>
            </w:r>
            <w:r w:rsidRPr="00F15AA1">
              <w:rPr>
                <w:rFonts w:eastAsia="Arial" w:cstheme="minorHAnsi"/>
                <w:sz w:val="24"/>
                <w:szCs w:val="24"/>
                <w:lang w:val="en-GB" w:eastAsia="en-ID"/>
              </w:rPr>
              <w:t xml:space="preserve"> </w:t>
            </w:r>
            <w:r w:rsidRPr="005727B4">
              <w:rPr>
                <w:rFonts w:eastAsia="Arial" w:cstheme="minorHAnsi"/>
                <w:sz w:val="24"/>
                <w:szCs w:val="24"/>
                <w:lang w:val="id" w:eastAsia="en-ID"/>
              </w:rPr>
              <w:t>Dampak/Severity</w:t>
            </w:r>
            <w:r w:rsidRPr="00F15AA1">
              <w:rPr>
                <w:rFonts w:eastAsia="Arial" w:cstheme="minorHAnsi"/>
                <w:sz w:val="24"/>
                <w:szCs w:val="24"/>
                <w:lang w:val="id" w:eastAsia="en-ID"/>
              </w:rPr>
              <w:t xml:space="preserve"> dengan </w:t>
            </w:r>
            <w:r w:rsidRPr="00994CF1">
              <w:rPr>
                <w:rFonts w:eastAsia="Arial" w:cstheme="minorHAnsi"/>
                <w:i/>
                <w:sz w:val="24"/>
                <w:szCs w:val="24"/>
                <w:lang w:val="id" w:eastAsia="en-ID"/>
              </w:rPr>
              <w:t>Likelihood</w:t>
            </w:r>
            <w:r w:rsidRPr="00F15AA1">
              <w:rPr>
                <w:rFonts w:eastAsia="Arial" w:cstheme="minorHAnsi"/>
                <w:sz w:val="24"/>
                <w:szCs w:val="24"/>
                <w:lang w:val="id" w:eastAsia="en-ID"/>
              </w:rPr>
              <w:t>, sebagaimana Matriks Penilaian Risiko berikut</w:t>
            </w:r>
            <w:r w:rsidRPr="00F15AA1">
              <w:rPr>
                <w:rFonts w:eastAsia="Arial" w:cstheme="minorHAnsi"/>
                <w:sz w:val="24"/>
                <w:szCs w:val="24"/>
                <w:lang w:val="en-GB" w:eastAsia="en-ID"/>
              </w:rPr>
              <w:t>:</w:t>
            </w:r>
          </w:p>
        </w:tc>
        <w:tc>
          <w:tcPr>
            <w:tcW w:w="236" w:type="dxa"/>
          </w:tcPr>
          <w:p w14:paraId="4F0B433C" w14:textId="77777777" w:rsidR="003D7294" w:rsidRPr="007B6EA1" w:rsidRDefault="003D7294">
            <w:pPr>
              <w:spacing w:before="0" w:after="0" w:line="360" w:lineRule="auto"/>
              <w:rPr>
                <w:rFonts w:cstheme="minorHAnsi"/>
                <w:sz w:val="24"/>
                <w:szCs w:val="24"/>
                <w:lang w:val="en-US"/>
              </w:rPr>
            </w:pPr>
          </w:p>
        </w:tc>
        <w:tc>
          <w:tcPr>
            <w:tcW w:w="4560" w:type="dxa"/>
          </w:tcPr>
          <w:p w14:paraId="7E1F2BC9" w14:textId="6A91DF5F" w:rsidR="003D7294" w:rsidRPr="003D7294" w:rsidRDefault="003D7294">
            <w:pPr>
              <w:pStyle w:val="ListParagraph"/>
              <w:numPr>
                <w:ilvl w:val="0"/>
                <w:numId w:val="160"/>
              </w:numPr>
              <w:spacing w:before="0" w:after="0" w:line="360" w:lineRule="auto"/>
              <w:rPr>
                <w:rFonts w:cstheme="minorHAnsi"/>
                <w:i/>
                <w:sz w:val="24"/>
                <w:szCs w:val="24"/>
                <w:lang w:val="en-US"/>
              </w:rPr>
            </w:pPr>
            <w:r w:rsidRPr="003D7294">
              <w:rPr>
                <w:sz w:val="24"/>
                <w:szCs w:val="24"/>
                <w:lang w:val="en-GB"/>
              </w:rPr>
              <w:t>The overall risk level value is obtained by mapping the Impact/Severity with Likelihood, according to the following Risk Assessment Matrix:</w:t>
            </w:r>
          </w:p>
        </w:tc>
      </w:tr>
    </w:tbl>
    <w:p w14:paraId="2077154E" w14:textId="403D9514" w:rsidR="00023B3F" w:rsidRPr="003D7294" w:rsidRDefault="00023B3F" w:rsidP="003D7294">
      <w:pPr>
        <w:widowControl w:val="0"/>
        <w:tabs>
          <w:tab w:val="left" w:pos="1276"/>
        </w:tabs>
        <w:spacing w:before="0" w:after="0" w:line="240" w:lineRule="auto"/>
        <w:ind w:right="96"/>
        <w:rPr>
          <w:rFonts w:eastAsia="Arial" w:cstheme="minorHAnsi"/>
          <w:sz w:val="24"/>
          <w:szCs w:val="24"/>
          <w:lang w:val="en-GB" w:eastAsia="en-ID"/>
        </w:rPr>
      </w:pPr>
    </w:p>
    <w:tbl>
      <w:tblPr>
        <w:tblW w:w="9436" w:type="dxa"/>
        <w:tblInd w:w="841" w:type="dxa"/>
        <w:tblLook w:val="04A0" w:firstRow="1" w:lastRow="0" w:firstColumn="1" w:lastColumn="0" w:noHBand="0" w:noVBand="1"/>
      </w:tblPr>
      <w:tblGrid>
        <w:gridCol w:w="500"/>
        <w:gridCol w:w="602"/>
        <w:gridCol w:w="478"/>
        <w:gridCol w:w="1628"/>
        <w:gridCol w:w="1540"/>
        <w:gridCol w:w="1522"/>
        <w:gridCol w:w="1382"/>
        <w:gridCol w:w="1562"/>
        <w:gridCol w:w="222"/>
      </w:tblGrid>
      <w:tr w:rsidR="00A934A4" w:rsidRPr="00A934A4" w14:paraId="0A1702A4" w14:textId="77777777" w:rsidTr="00E93781">
        <w:trPr>
          <w:gridAfter w:val="1"/>
          <w:wAfter w:w="219" w:type="dxa"/>
          <w:trHeight w:val="315"/>
        </w:trPr>
        <w:tc>
          <w:tcPr>
            <w:tcW w:w="1579" w:type="dxa"/>
            <w:gridSpan w:val="3"/>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63D5D2EA" w14:textId="77777777" w:rsidR="00A934A4" w:rsidRPr="00A934A4" w:rsidRDefault="00A934A4" w:rsidP="00A934A4">
            <w:pPr>
              <w:spacing w:before="0" w:after="0" w:line="240" w:lineRule="auto"/>
              <w:jc w:val="center"/>
              <w:rPr>
                <w:rFonts w:ascii="Calibri" w:eastAsia="Times New Roman" w:hAnsi="Calibri" w:cs="Calibri"/>
                <w:b/>
                <w:bCs/>
                <w:color w:val="000000"/>
                <w:lang w:val="en-ID" w:eastAsia="en-ID"/>
              </w:rPr>
            </w:pPr>
            <w:r w:rsidRPr="00A934A4">
              <w:rPr>
                <w:rFonts w:ascii="Calibri" w:eastAsia="Times New Roman" w:hAnsi="Calibri" w:cs="Calibri"/>
                <w:b/>
                <w:bCs/>
                <w:color w:val="000000"/>
                <w:lang w:val="en-ID" w:eastAsia="en-ID"/>
              </w:rPr>
              <w:t>Matrix</w:t>
            </w:r>
          </w:p>
        </w:tc>
        <w:tc>
          <w:tcPr>
            <w:tcW w:w="7638" w:type="dxa"/>
            <w:gridSpan w:val="5"/>
            <w:tcBorders>
              <w:top w:val="single" w:sz="8" w:space="0" w:color="000000"/>
              <w:left w:val="nil"/>
              <w:bottom w:val="single" w:sz="8" w:space="0" w:color="000000"/>
              <w:right w:val="single" w:sz="8" w:space="0" w:color="000000"/>
            </w:tcBorders>
            <w:shd w:val="clear" w:color="auto" w:fill="auto"/>
            <w:vAlign w:val="center"/>
            <w:hideMark/>
          </w:tcPr>
          <w:p w14:paraId="1D095538" w14:textId="77777777" w:rsidR="00A934A4" w:rsidRPr="00A934A4" w:rsidRDefault="00A934A4" w:rsidP="00A934A4">
            <w:pPr>
              <w:spacing w:before="0" w:after="0" w:line="240" w:lineRule="auto"/>
              <w:jc w:val="center"/>
              <w:rPr>
                <w:rFonts w:ascii="Calibri" w:eastAsia="Times New Roman" w:hAnsi="Calibri" w:cs="Calibri"/>
                <w:b/>
                <w:bCs/>
                <w:i/>
                <w:iCs/>
                <w:color w:val="000000"/>
                <w:lang w:val="en-ID" w:eastAsia="en-ID"/>
              </w:rPr>
            </w:pPr>
            <w:r w:rsidRPr="00A934A4">
              <w:rPr>
                <w:rFonts w:ascii="Calibri" w:eastAsia="Times New Roman" w:hAnsi="Calibri" w:cs="Calibri"/>
                <w:b/>
                <w:bCs/>
                <w:i/>
                <w:iCs/>
                <w:color w:val="000000"/>
                <w:lang w:val="en-ID" w:eastAsia="en-ID"/>
              </w:rPr>
              <w:t>Likelihood</w:t>
            </w:r>
            <w:r w:rsidRPr="00A934A4">
              <w:rPr>
                <w:rFonts w:ascii="Calibri" w:eastAsia="Times New Roman" w:hAnsi="Calibri" w:cs="Calibri"/>
                <w:b/>
                <w:bCs/>
                <w:color w:val="000000"/>
                <w:lang w:val="en-ID" w:eastAsia="en-ID"/>
              </w:rPr>
              <w:t>/ Kemungkinan</w:t>
            </w:r>
          </w:p>
        </w:tc>
      </w:tr>
      <w:tr w:rsidR="00A934A4" w:rsidRPr="00A934A4" w14:paraId="38A0E18F" w14:textId="77777777" w:rsidTr="00E93781">
        <w:trPr>
          <w:gridAfter w:val="1"/>
          <w:wAfter w:w="222" w:type="dxa"/>
          <w:trHeight w:val="450"/>
        </w:trPr>
        <w:tc>
          <w:tcPr>
            <w:tcW w:w="1579" w:type="dxa"/>
            <w:gridSpan w:val="3"/>
            <w:vMerge/>
            <w:tcBorders>
              <w:top w:val="single" w:sz="8" w:space="0" w:color="auto"/>
              <w:left w:val="single" w:sz="8" w:space="0" w:color="auto"/>
              <w:bottom w:val="single" w:sz="8" w:space="0" w:color="000000"/>
              <w:right w:val="single" w:sz="8" w:space="0" w:color="000000"/>
            </w:tcBorders>
            <w:vAlign w:val="center"/>
            <w:hideMark/>
          </w:tcPr>
          <w:p w14:paraId="2FCCF105"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1629" w:type="dxa"/>
            <w:vMerge w:val="restart"/>
            <w:tcBorders>
              <w:top w:val="nil"/>
              <w:left w:val="nil"/>
              <w:bottom w:val="single" w:sz="8" w:space="0" w:color="000000"/>
              <w:right w:val="single" w:sz="8" w:space="0" w:color="000000"/>
            </w:tcBorders>
            <w:shd w:val="clear" w:color="auto" w:fill="auto"/>
            <w:vAlign w:val="center"/>
            <w:hideMark/>
          </w:tcPr>
          <w:p w14:paraId="6447236E"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Least Likely</w:t>
            </w:r>
          </w:p>
        </w:tc>
        <w:tc>
          <w:tcPr>
            <w:tcW w:w="154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8273244"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Unlikely</w:t>
            </w:r>
          </w:p>
        </w:tc>
        <w:tc>
          <w:tcPr>
            <w:tcW w:w="152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2C0257C"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Moderate</w:t>
            </w:r>
          </w:p>
        </w:tc>
        <w:tc>
          <w:tcPr>
            <w:tcW w:w="138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06AC42A"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Likely</w:t>
            </w:r>
          </w:p>
        </w:tc>
        <w:tc>
          <w:tcPr>
            <w:tcW w:w="156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AF448FC"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Almost Certain</w:t>
            </w:r>
          </w:p>
        </w:tc>
      </w:tr>
      <w:tr w:rsidR="00A934A4" w:rsidRPr="00A934A4" w14:paraId="4FE50A7C" w14:textId="77777777" w:rsidTr="00E93781">
        <w:trPr>
          <w:trHeight w:val="51"/>
        </w:trPr>
        <w:tc>
          <w:tcPr>
            <w:tcW w:w="1579" w:type="dxa"/>
            <w:gridSpan w:val="3"/>
            <w:vMerge/>
            <w:tcBorders>
              <w:top w:val="single" w:sz="8" w:space="0" w:color="auto"/>
              <w:left w:val="single" w:sz="8" w:space="0" w:color="auto"/>
              <w:bottom w:val="single" w:sz="8" w:space="0" w:color="000000"/>
              <w:right w:val="single" w:sz="8" w:space="0" w:color="000000"/>
            </w:tcBorders>
            <w:vAlign w:val="center"/>
            <w:hideMark/>
          </w:tcPr>
          <w:p w14:paraId="0EFA0817"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1629" w:type="dxa"/>
            <w:vMerge/>
            <w:tcBorders>
              <w:top w:val="nil"/>
              <w:left w:val="nil"/>
              <w:bottom w:val="single" w:sz="8" w:space="0" w:color="000000"/>
              <w:right w:val="single" w:sz="8" w:space="0" w:color="000000"/>
            </w:tcBorders>
            <w:vAlign w:val="center"/>
            <w:hideMark/>
          </w:tcPr>
          <w:p w14:paraId="2915055E" w14:textId="77777777" w:rsidR="00A934A4" w:rsidRPr="00A934A4" w:rsidRDefault="00A934A4" w:rsidP="00A934A4">
            <w:pPr>
              <w:spacing w:before="0" w:after="0" w:line="240" w:lineRule="auto"/>
              <w:jc w:val="left"/>
              <w:rPr>
                <w:rFonts w:ascii="Calibri" w:eastAsia="Times New Roman" w:hAnsi="Calibri" w:cs="Calibri"/>
                <w:b/>
                <w:bCs/>
                <w:color w:val="000000"/>
                <w:sz w:val="20"/>
                <w:szCs w:val="20"/>
                <w:lang w:val="en-ID" w:eastAsia="en-ID"/>
              </w:rPr>
            </w:pPr>
          </w:p>
        </w:tc>
        <w:tc>
          <w:tcPr>
            <w:tcW w:w="1541" w:type="dxa"/>
            <w:vMerge/>
            <w:tcBorders>
              <w:top w:val="nil"/>
              <w:left w:val="single" w:sz="8" w:space="0" w:color="000000"/>
              <w:bottom w:val="single" w:sz="8" w:space="0" w:color="000000"/>
              <w:right w:val="single" w:sz="8" w:space="0" w:color="000000"/>
            </w:tcBorders>
            <w:vAlign w:val="center"/>
            <w:hideMark/>
          </w:tcPr>
          <w:p w14:paraId="267BA4AB" w14:textId="77777777" w:rsidR="00A934A4" w:rsidRPr="00A934A4" w:rsidRDefault="00A934A4" w:rsidP="00A934A4">
            <w:pPr>
              <w:spacing w:before="0" w:after="0" w:line="240" w:lineRule="auto"/>
              <w:jc w:val="left"/>
              <w:rPr>
                <w:rFonts w:ascii="Calibri" w:eastAsia="Times New Roman" w:hAnsi="Calibri" w:cs="Calibri"/>
                <w:b/>
                <w:bCs/>
                <w:color w:val="000000"/>
                <w:sz w:val="20"/>
                <w:szCs w:val="20"/>
                <w:lang w:val="en-ID" w:eastAsia="en-ID"/>
              </w:rPr>
            </w:pPr>
          </w:p>
        </w:tc>
        <w:tc>
          <w:tcPr>
            <w:tcW w:w="1523" w:type="dxa"/>
            <w:vMerge/>
            <w:tcBorders>
              <w:top w:val="nil"/>
              <w:left w:val="single" w:sz="8" w:space="0" w:color="000000"/>
              <w:bottom w:val="single" w:sz="8" w:space="0" w:color="000000"/>
              <w:right w:val="single" w:sz="8" w:space="0" w:color="000000"/>
            </w:tcBorders>
            <w:vAlign w:val="center"/>
            <w:hideMark/>
          </w:tcPr>
          <w:p w14:paraId="7068EC77" w14:textId="77777777" w:rsidR="00A934A4" w:rsidRPr="00A934A4" w:rsidRDefault="00A934A4" w:rsidP="00A934A4">
            <w:pPr>
              <w:spacing w:before="0" w:after="0" w:line="240" w:lineRule="auto"/>
              <w:jc w:val="left"/>
              <w:rPr>
                <w:rFonts w:ascii="Calibri" w:eastAsia="Times New Roman" w:hAnsi="Calibri" w:cs="Calibri"/>
                <w:b/>
                <w:bCs/>
                <w:color w:val="000000"/>
                <w:sz w:val="20"/>
                <w:szCs w:val="20"/>
                <w:lang w:val="en-ID" w:eastAsia="en-ID"/>
              </w:rPr>
            </w:pPr>
          </w:p>
        </w:tc>
        <w:tc>
          <w:tcPr>
            <w:tcW w:w="1382" w:type="dxa"/>
            <w:vMerge/>
            <w:tcBorders>
              <w:top w:val="nil"/>
              <w:left w:val="single" w:sz="8" w:space="0" w:color="000000"/>
              <w:bottom w:val="single" w:sz="8" w:space="0" w:color="000000"/>
              <w:right w:val="single" w:sz="8" w:space="0" w:color="000000"/>
            </w:tcBorders>
            <w:vAlign w:val="center"/>
            <w:hideMark/>
          </w:tcPr>
          <w:p w14:paraId="044481DA" w14:textId="77777777" w:rsidR="00A934A4" w:rsidRPr="00A934A4" w:rsidRDefault="00A934A4" w:rsidP="00A934A4">
            <w:pPr>
              <w:spacing w:before="0" w:after="0" w:line="240" w:lineRule="auto"/>
              <w:jc w:val="left"/>
              <w:rPr>
                <w:rFonts w:ascii="Calibri" w:eastAsia="Times New Roman" w:hAnsi="Calibri" w:cs="Calibri"/>
                <w:b/>
                <w:bCs/>
                <w:color w:val="000000"/>
                <w:sz w:val="20"/>
                <w:szCs w:val="20"/>
                <w:lang w:val="en-ID" w:eastAsia="en-ID"/>
              </w:rPr>
            </w:pPr>
          </w:p>
        </w:tc>
        <w:tc>
          <w:tcPr>
            <w:tcW w:w="1560" w:type="dxa"/>
            <w:vMerge/>
            <w:tcBorders>
              <w:top w:val="nil"/>
              <w:left w:val="single" w:sz="8" w:space="0" w:color="000000"/>
              <w:bottom w:val="single" w:sz="8" w:space="0" w:color="000000"/>
              <w:right w:val="single" w:sz="8" w:space="0" w:color="000000"/>
            </w:tcBorders>
            <w:vAlign w:val="center"/>
            <w:hideMark/>
          </w:tcPr>
          <w:p w14:paraId="53363BF8" w14:textId="77777777" w:rsidR="00A934A4" w:rsidRPr="00A934A4" w:rsidRDefault="00A934A4" w:rsidP="00A934A4">
            <w:pPr>
              <w:spacing w:before="0" w:after="0" w:line="240" w:lineRule="auto"/>
              <w:jc w:val="left"/>
              <w:rPr>
                <w:rFonts w:ascii="Calibri" w:eastAsia="Times New Roman" w:hAnsi="Calibri" w:cs="Calibri"/>
                <w:b/>
                <w:bCs/>
                <w:color w:val="000000"/>
                <w:sz w:val="20"/>
                <w:szCs w:val="20"/>
                <w:lang w:val="en-ID" w:eastAsia="en-ID"/>
              </w:rPr>
            </w:pPr>
          </w:p>
        </w:tc>
        <w:tc>
          <w:tcPr>
            <w:tcW w:w="222" w:type="dxa"/>
            <w:tcBorders>
              <w:top w:val="nil"/>
              <w:left w:val="nil"/>
              <w:bottom w:val="nil"/>
              <w:right w:val="nil"/>
            </w:tcBorders>
            <w:shd w:val="clear" w:color="auto" w:fill="auto"/>
            <w:noWrap/>
            <w:vAlign w:val="bottom"/>
            <w:hideMark/>
          </w:tcPr>
          <w:p w14:paraId="62A786A3"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p>
        </w:tc>
      </w:tr>
      <w:tr w:rsidR="00A934A4" w:rsidRPr="00A934A4" w14:paraId="77764C5A" w14:textId="77777777" w:rsidTr="00E93781">
        <w:trPr>
          <w:trHeight w:val="300"/>
        </w:trPr>
        <w:tc>
          <w:tcPr>
            <w:tcW w:w="1579" w:type="dxa"/>
            <w:gridSpan w:val="3"/>
            <w:vMerge/>
            <w:tcBorders>
              <w:top w:val="single" w:sz="8" w:space="0" w:color="auto"/>
              <w:left w:val="single" w:sz="8" w:space="0" w:color="auto"/>
              <w:bottom w:val="single" w:sz="8" w:space="0" w:color="000000"/>
              <w:right w:val="single" w:sz="8" w:space="0" w:color="000000"/>
            </w:tcBorders>
            <w:vAlign w:val="center"/>
            <w:hideMark/>
          </w:tcPr>
          <w:p w14:paraId="20D006C6"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1629" w:type="dxa"/>
            <w:tcBorders>
              <w:top w:val="nil"/>
              <w:left w:val="nil"/>
              <w:bottom w:val="single" w:sz="8" w:space="0" w:color="000000"/>
              <w:right w:val="single" w:sz="8" w:space="0" w:color="000000"/>
            </w:tcBorders>
            <w:shd w:val="clear" w:color="auto" w:fill="auto"/>
            <w:vAlign w:val="center"/>
            <w:hideMark/>
          </w:tcPr>
          <w:p w14:paraId="67A09798"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1</w:t>
            </w:r>
          </w:p>
        </w:tc>
        <w:tc>
          <w:tcPr>
            <w:tcW w:w="1541" w:type="dxa"/>
            <w:tcBorders>
              <w:top w:val="nil"/>
              <w:left w:val="nil"/>
              <w:bottom w:val="single" w:sz="8" w:space="0" w:color="000000"/>
              <w:right w:val="single" w:sz="8" w:space="0" w:color="000000"/>
            </w:tcBorders>
            <w:shd w:val="clear" w:color="auto" w:fill="auto"/>
            <w:vAlign w:val="center"/>
            <w:hideMark/>
          </w:tcPr>
          <w:p w14:paraId="16E48EDE"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2</w:t>
            </w:r>
          </w:p>
        </w:tc>
        <w:tc>
          <w:tcPr>
            <w:tcW w:w="1523" w:type="dxa"/>
            <w:tcBorders>
              <w:top w:val="nil"/>
              <w:left w:val="nil"/>
              <w:bottom w:val="single" w:sz="8" w:space="0" w:color="000000"/>
              <w:right w:val="single" w:sz="8" w:space="0" w:color="000000"/>
            </w:tcBorders>
            <w:shd w:val="clear" w:color="auto" w:fill="auto"/>
            <w:vAlign w:val="center"/>
            <w:hideMark/>
          </w:tcPr>
          <w:p w14:paraId="59499CA9"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3</w:t>
            </w:r>
          </w:p>
        </w:tc>
        <w:tc>
          <w:tcPr>
            <w:tcW w:w="1382" w:type="dxa"/>
            <w:tcBorders>
              <w:top w:val="nil"/>
              <w:left w:val="nil"/>
              <w:bottom w:val="single" w:sz="8" w:space="0" w:color="000000"/>
              <w:right w:val="single" w:sz="8" w:space="0" w:color="000000"/>
            </w:tcBorders>
            <w:shd w:val="clear" w:color="auto" w:fill="auto"/>
            <w:vAlign w:val="center"/>
            <w:hideMark/>
          </w:tcPr>
          <w:p w14:paraId="780BDA34"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4</w:t>
            </w:r>
          </w:p>
        </w:tc>
        <w:tc>
          <w:tcPr>
            <w:tcW w:w="1560" w:type="dxa"/>
            <w:tcBorders>
              <w:top w:val="nil"/>
              <w:left w:val="nil"/>
              <w:bottom w:val="single" w:sz="8" w:space="0" w:color="000000"/>
              <w:right w:val="single" w:sz="8" w:space="0" w:color="000000"/>
            </w:tcBorders>
            <w:shd w:val="clear" w:color="auto" w:fill="auto"/>
            <w:vAlign w:val="center"/>
            <w:hideMark/>
          </w:tcPr>
          <w:p w14:paraId="79BF02C9"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5</w:t>
            </w:r>
          </w:p>
        </w:tc>
        <w:tc>
          <w:tcPr>
            <w:tcW w:w="222" w:type="dxa"/>
            <w:vAlign w:val="center"/>
            <w:hideMark/>
          </w:tcPr>
          <w:p w14:paraId="2FDAC9A3" w14:textId="77777777" w:rsidR="00A934A4" w:rsidRPr="00A934A4" w:rsidRDefault="00A934A4" w:rsidP="00A934A4">
            <w:pPr>
              <w:spacing w:before="0" w:after="0" w:line="240" w:lineRule="auto"/>
              <w:jc w:val="left"/>
              <w:rPr>
                <w:rFonts w:ascii="Times New Roman" w:eastAsia="Times New Roman" w:hAnsi="Times New Roman" w:cs="Times New Roman"/>
                <w:sz w:val="20"/>
                <w:szCs w:val="20"/>
                <w:lang w:val="en-ID" w:eastAsia="en-ID"/>
              </w:rPr>
            </w:pPr>
          </w:p>
        </w:tc>
      </w:tr>
      <w:tr w:rsidR="00A934A4" w:rsidRPr="00A934A4" w14:paraId="6697391A" w14:textId="77777777" w:rsidTr="00E93781">
        <w:trPr>
          <w:trHeight w:val="1200"/>
        </w:trPr>
        <w:tc>
          <w:tcPr>
            <w:tcW w:w="499" w:type="dxa"/>
            <w:vMerge w:val="restart"/>
            <w:tcBorders>
              <w:top w:val="nil"/>
              <w:left w:val="single" w:sz="8" w:space="0" w:color="auto"/>
              <w:bottom w:val="single" w:sz="8" w:space="0" w:color="000000"/>
              <w:right w:val="single" w:sz="8" w:space="0" w:color="auto"/>
            </w:tcBorders>
            <w:shd w:val="clear" w:color="auto" w:fill="auto"/>
            <w:textDirection w:val="btLr"/>
            <w:vAlign w:val="center"/>
            <w:hideMark/>
          </w:tcPr>
          <w:p w14:paraId="105C063E" w14:textId="77777777" w:rsidR="00A934A4" w:rsidRPr="00A934A4" w:rsidRDefault="00A934A4" w:rsidP="00A934A4">
            <w:pPr>
              <w:spacing w:before="0" w:after="0" w:line="240" w:lineRule="auto"/>
              <w:jc w:val="center"/>
              <w:rPr>
                <w:rFonts w:ascii="Calibri" w:eastAsia="Times New Roman" w:hAnsi="Calibri" w:cs="Calibri"/>
                <w:b/>
                <w:bCs/>
                <w:color w:val="000000"/>
                <w:lang w:val="en-ID" w:eastAsia="en-ID"/>
              </w:rPr>
            </w:pPr>
            <w:r w:rsidRPr="00A934A4">
              <w:rPr>
                <w:rFonts w:ascii="Calibri" w:eastAsia="Times New Roman" w:hAnsi="Calibri" w:cs="Calibri"/>
                <w:b/>
                <w:bCs/>
                <w:color w:val="000000"/>
                <w:lang w:val="en-ID" w:eastAsia="en-ID"/>
              </w:rPr>
              <w:t>Severity/Dampak</w:t>
            </w:r>
          </w:p>
        </w:tc>
        <w:tc>
          <w:tcPr>
            <w:tcW w:w="602" w:type="dxa"/>
            <w:tcBorders>
              <w:top w:val="nil"/>
              <w:left w:val="nil"/>
              <w:bottom w:val="single" w:sz="8" w:space="0" w:color="000000"/>
              <w:right w:val="single" w:sz="8" w:space="0" w:color="000000"/>
            </w:tcBorders>
            <w:shd w:val="clear" w:color="auto" w:fill="auto"/>
            <w:textDirection w:val="btLr"/>
            <w:vAlign w:val="center"/>
            <w:hideMark/>
          </w:tcPr>
          <w:p w14:paraId="35684194"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Least Severe</w:t>
            </w:r>
          </w:p>
        </w:tc>
        <w:tc>
          <w:tcPr>
            <w:tcW w:w="478" w:type="dxa"/>
            <w:tcBorders>
              <w:top w:val="nil"/>
              <w:left w:val="nil"/>
              <w:bottom w:val="single" w:sz="8" w:space="0" w:color="000000"/>
              <w:right w:val="single" w:sz="8" w:space="0" w:color="000000"/>
            </w:tcBorders>
            <w:shd w:val="clear" w:color="auto" w:fill="auto"/>
            <w:textDirection w:val="btLr"/>
            <w:vAlign w:val="center"/>
            <w:hideMark/>
          </w:tcPr>
          <w:p w14:paraId="7BA8A86C"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1</w:t>
            </w:r>
          </w:p>
        </w:tc>
        <w:tc>
          <w:tcPr>
            <w:tcW w:w="1629" w:type="dxa"/>
            <w:tcBorders>
              <w:top w:val="nil"/>
              <w:left w:val="nil"/>
              <w:bottom w:val="single" w:sz="8" w:space="0" w:color="000000"/>
              <w:right w:val="single" w:sz="8" w:space="0" w:color="000000"/>
            </w:tcBorders>
            <w:shd w:val="clear" w:color="000000" w:fill="00B050"/>
            <w:vAlign w:val="center"/>
            <w:hideMark/>
          </w:tcPr>
          <w:p w14:paraId="10523963"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w:t>
            </w:r>
          </w:p>
        </w:tc>
        <w:tc>
          <w:tcPr>
            <w:tcW w:w="1541" w:type="dxa"/>
            <w:tcBorders>
              <w:top w:val="nil"/>
              <w:left w:val="nil"/>
              <w:bottom w:val="single" w:sz="8" w:space="0" w:color="000000"/>
              <w:right w:val="single" w:sz="8" w:space="0" w:color="000000"/>
            </w:tcBorders>
            <w:shd w:val="clear" w:color="000000" w:fill="00B050"/>
            <w:vAlign w:val="center"/>
            <w:hideMark/>
          </w:tcPr>
          <w:p w14:paraId="3D705213"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w:t>
            </w:r>
          </w:p>
        </w:tc>
        <w:tc>
          <w:tcPr>
            <w:tcW w:w="1523" w:type="dxa"/>
            <w:tcBorders>
              <w:top w:val="nil"/>
              <w:left w:val="nil"/>
              <w:bottom w:val="single" w:sz="8" w:space="0" w:color="000000"/>
              <w:right w:val="single" w:sz="8" w:space="0" w:color="000000"/>
            </w:tcBorders>
            <w:shd w:val="clear" w:color="000000" w:fill="00B0F0"/>
            <w:vAlign w:val="center"/>
            <w:hideMark/>
          </w:tcPr>
          <w:p w14:paraId="190964D8"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382" w:type="dxa"/>
            <w:tcBorders>
              <w:top w:val="nil"/>
              <w:left w:val="nil"/>
              <w:bottom w:val="single" w:sz="8" w:space="0" w:color="000000"/>
              <w:right w:val="single" w:sz="8" w:space="0" w:color="000000"/>
            </w:tcBorders>
            <w:shd w:val="clear" w:color="000000" w:fill="FFFF00"/>
            <w:vAlign w:val="center"/>
            <w:hideMark/>
          </w:tcPr>
          <w:p w14:paraId="186E5FF4"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560" w:type="dxa"/>
            <w:tcBorders>
              <w:top w:val="nil"/>
              <w:left w:val="nil"/>
              <w:bottom w:val="single" w:sz="8" w:space="0" w:color="000000"/>
              <w:right w:val="single" w:sz="8" w:space="0" w:color="000000"/>
            </w:tcBorders>
            <w:shd w:val="clear" w:color="000000" w:fill="FFFF00"/>
            <w:vAlign w:val="center"/>
            <w:hideMark/>
          </w:tcPr>
          <w:p w14:paraId="5D63D0EE"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222" w:type="dxa"/>
            <w:vAlign w:val="center"/>
            <w:hideMark/>
          </w:tcPr>
          <w:p w14:paraId="59532AA1" w14:textId="77777777" w:rsidR="00A934A4" w:rsidRPr="00A934A4" w:rsidRDefault="00A934A4" w:rsidP="00A934A4">
            <w:pPr>
              <w:spacing w:before="0" w:after="0" w:line="240" w:lineRule="auto"/>
              <w:jc w:val="left"/>
              <w:rPr>
                <w:rFonts w:ascii="Times New Roman" w:eastAsia="Times New Roman" w:hAnsi="Times New Roman" w:cs="Times New Roman"/>
                <w:sz w:val="20"/>
                <w:szCs w:val="20"/>
                <w:lang w:val="en-ID" w:eastAsia="en-ID"/>
              </w:rPr>
            </w:pPr>
          </w:p>
        </w:tc>
      </w:tr>
      <w:tr w:rsidR="00A934A4" w:rsidRPr="00A934A4" w14:paraId="472ED207" w14:textId="77777777" w:rsidTr="00E93781">
        <w:trPr>
          <w:trHeight w:val="1368"/>
        </w:trPr>
        <w:tc>
          <w:tcPr>
            <w:tcW w:w="499" w:type="dxa"/>
            <w:vMerge/>
            <w:tcBorders>
              <w:top w:val="nil"/>
              <w:left w:val="single" w:sz="8" w:space="0" w:color="auto"/>
              <w:bottom w:val="single" w:sz="8" w:space="0" w:color="000000"/>
              <w:right w:val="single" w:sz="8" w:space="0" w:color="auto"/>
            </w:tcBorders>
            <w:vAlign w:val="center"/>
            <w:hideMark/>
          </w:tcPr>
          <w:p w14:paraId="527699BF"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602" w:type="dxa"/>
            <w:tcBorders>
              <w:top w:val="nil"/>
              <w:left w:val="nil"/>
              <w:bottom w:val="single" w:sz="8" w:space="0" w:color="000000"/>
              <w:right w:val="single" w:sz="8" w:space="0" w:color="000000"/>
            </w:tcBorders>
            <w:shd w:val="clear" w:color="auto" w:fill="auto"/>
            <w:textDirection w:val="btLr"/>
            <w:vAlign w:val="center"/>
            <w:hideMark/>
          </w:tcPr>
          <w:p w14:paraId="2AF52588"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Slightly Severe</w:t>
            </w:r>
          </w:p>
        </w:tc>
        <w:tc>
          <w:tcPr>
            <w:tcW w:w="478" w:type="dxa"/>
            <w:tcBorders>
              <w:top w:val="nil"/>
              <w:left w:val="nil"/>
              <w:bottom w:val="single" w:sz="8" w:space="0" w:color="000000"/>
              <w:right w:val="single" w:sz="8" w:space="0" w:color="000000"/>
            </w:tcBorders>
            <w:shd w:val="clear" w:color="auto" w:fill="auto"/>
            <w:textDirection w:val="btLr"/>
            <w:vAlign w:val="center"/>
            <w:hideMark/>
          </w:tcPr>
          <w:p w14:paraId="19AD9086"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2</w:t>
            </w:r>
          </w:p>
        </w:tc>
        <w:tc>
          <w:tcPr>
            <w:tcW w:w="1629" w:type="dxa"/>
            <w:tcBorders>
              <w:top w:val="nil"/>
              <w:left w:val="nil"/>
              <w:bottom w:val="single" w:sz="8" w:space="0" w:color="000000"/>
              <w:right w:val="single" w:sz="8" w:space="0" w:color="000000"/>
            </w:tcBorders>
            <w:shd w:val="clear" w:color="000000" w:fill="00B050"/>
            <w:vAlign w:val="center"/>
            <w:hideMark/>
          </w:tcPr>
          <w:p w14:paraId="328E2E69"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w:t>
            </w:r>
          </w:p>
        </w:tc>
        <w:tc>
          <w:tcPr>
            <w:tcW w:w="1541" w:type="dxa"/>
            <w:tcBorders>
              <w:top w:val="nil"/>
              <w:left w:val="nil"/>
              <w:bottom w:val="single" w:sz="8" w:space="0" w:color="000000"/>
              <w:right w:val="single" w:sz="8" w:space="0" w:color="000000"/>
            </w:tcBorders>
            <w:shd w:val="clear" w:color="000000" w:fill="00B0F0"/>
            <w:vAlign w:val="center"/>
            <w:hideMark/>
          </w:tcPr>
          <w:p w14:paraId="139741CC"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523" w:type="dxa"/>
            <w:tcBorders>
              <w:top w:val="nil"/>
              <w:left w:val="nil"/>
              <w:bottom w:val="single" w:sz="8" w:space="0" w:color="000000"/>
              <w:right w:val="single" w:sz="8" w:space="0" w:color="000000"/>
            </w:tcBorders>
            <w:shd w:val="clear" w:color="000000" w:fill="00B0F0"/>
            <w:vAlign w:val="center"/>
            <w:hideMark/>
          </w:tcPr>
          <w:p w14:paraId="2CC3E5CF"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382" w:type="dxa"/>
            <w:tcBorders>
              <w:top w:val="nil"/>
              <w:left w:val="nil"/>
              <w:bottom w:val="single" w:sz="8" w:space="0" w:color="000000"/>
              <w:right w:val="single" w:sz="8" w:space="0" w:color="000000"/>
            </w:tcBorders>
            <w:shd w:val="clear" w:color="000000" w:fill="FFFF00"/>
            <w:vAlign w:val="center"/>
            <w:hideMark/>
          </w:tcPr>
          <w:p w14:paraId="7254009A"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560" w:type="dxa"/>
            <w:tcBorders>
              <w:top w:val="nil"/>
              <w:left w:val="nil"/>
              <w:bottom w:val="single" w:sz="8" w:space="0" w:color="000000"/>
              <w:right w:val="single" w:sz="8" w:space="0" w:color="000000"/>
            </w:tcBorders>
            <w:shd w:val="clear" w:color="000000" w:fill="FFC000"/>
            <w:vAlign w:val="center"/>
            <w:hideMark/>
          </w:tcPr>
          <w:p w14:paraId="1BA7FBF3"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222" w:type="dxa"/>
            <w:vAlign w:val="center"/>
            <w:hideMark/>
          </w:tcPr>
          <w:p w14:paraId="16795140" w14:textId="77777777" w:rsidR="00A934A4" w:rsidRPr="00A934A4" w:rsidRDefault="00A934A4" w:rsidP="00A934A4">
            <w:pPr>
              <w:spacing w:before="0" w:after="0" w:line="240" w:lineRule="auto"/>
              <w:jc w:val="left"/>
              <w:rPr>
                <w:rFonts w:ascii="Times New Roman" w:eastAsia="Times New Roman" w:hAnsi="Times New Roman" w:cs="Times New Roman"/>
                <w:sz w:val="20"/>
                <w:szCs w:val="20"/>
                <w:lang w:val="en-ID" w:eastAsia="en-ID"/>
              </w:rPr>
            </w:pPr>
          </w:p>
        </w:tc>
      </w:tr>
      <w:tr w:rsidR="00A934A4" w:rsidRPr="00A934A4" w14:paraId="367BB594" w14:textId="77777777" w:rsidTr="00E93781">
        <w:trPr>
          <w:trHeight w:val="1200"/>
        </w:trPr>
        <w:tc>
          <w:tcPr>
            <w:tcW w:w="499" w:type="dxa"/>
            <w:vMerge/>
            <w:tcBorders>
              <w:top w:val="nil"/>
              <w:left w:val="single" w:sz="8" w:space="0" w:color="auto"/>
              <w:bottom w:val="single" w:sz="8" w:space="0" w:color="000000"/>
              <w:right w:val="single" w:sz="8" w:space="0" w:color="auto"/>
            </w:tcBorders>
            <w:vAlign w:val="center"/>
            <w:hideMark/>
          </w:tcPr>
          <w:p w14:paraId="6A3C1ED9"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602" w:type="dxa"/>
            <w:tcBorders>
              <w:top w:val="nil"/>
              <w:left w:val="nil"/>
              <w:bottom w:val="single" w:sz="8" w:space="0" w:color="000000"/>
              <w:right w:val="single" w:sz="8" w:space="0" w:color="000000"/>
            </w:tcBorders>
            <w:shd w:val="clear" w:color="auto" w:fill="auto"/>
            <w:textDirection w:val="btLr"/>
            <w:vAlign w:val="center"/>
            <w:hideMark/>
          </w:tcPr>
          <w:p w14:paraId="1F784F8A"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Fairly Severe</w:t>
            </w:r>
          </w:p>
        </w:tc>
        <w:tc>
          <w:tcPr>
            <w:tcW w:w="478" w:type="dxa"/>
            <w:tcBorders>
              <w:top w:val="nil"/>
              <w:left w:val="nil"/>
              <w:bottom w:val="single" w:sz="8" w:space="0" w:color="000000"/>
              <w:right w:val="single" w:sz="8" w:space="0" w:color="000000"/>
            </w:tcBorders>
            <w:shd w:val="clear" w:color="auto" w:fill="auto"/>
            <w:textDirection w:val="btLr"/>
            <w:vAlign w:val="center"/>
            <w:hideMark/>
          </w:tcPr>
          <w:p w14:paraId="65901967"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3</w:t>
            </w:r>
          </w:p>
        </w:tc>
        <w:tc>
          <w:tcPr>
            <w:tcW w:w="1629" w:type="dxa"/>
            <w:tcBorders>
              <w:top w:val="nil"/>
              <w:left w:val="nil"/>
              <w:bottom w:val="single" w:sz="8" w:space="0" w:color="000000"/>
              <w:right w:val="single" w:sz="8" w:space="0" w:color="000000"/>
            </w:tcBorders>
            <w:shd w:val="clear" w:color="000000" w:fill="00B0F0"/>
            <w:vAlign w:val="center"/>
            <w:hideMark/>
          </w:tcPr>
          <w:p w14:paraId="642B6E11"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541" w:type="dxa"/>
            <w:tcBorders>
              <w:top w:val="nil"/>
              <w:left w:val="nil"/>
              <w:bottom w:val="single" w:sz="8" w:space="0" w:color="000000"/>
              <w:right w:val="single" w:sz="8" w:space="0" w:color="000000"/>
            </w:tcBorders>
            <w:shd w:val="clear" w:color="000000" w:fill="00B0F0"/>
            <w:vAlign w:val="center"/>
            <w:hideMark/>
          </w:tcPr>
          <w:p w14:paraId="712A605C"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523" w:type="dxa"/>
            <w:tcBorders>
              <w:top w:val="nil"/>
              <w:left w:val="nil"/>
              <w:bottom w:val="single" w:sz="8" w:space="0" w:color="000000"/>
              <w:right w:val="single" w:sz="8" w:space="0" w:color="000000"/>
            </w:tcBorders>
            <w:shd w:val="clear" w:color="000000" w:fill="FFFF00"/>
            <w:vAlign w:val="center"/>
            <w:hideMark/>
          </w:tcPr>
          <w:p w14:paraId="01BF8FA1"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382" w:type="dxa"/>
            <w:tcBorders>
              <w:top w:val="nil"/>
              <w:left w:val="nil"/>
              <w:bottom w:val="single" w:sz="8" w:space="0" w:color="000000"/>
              <w:right w:val="single" w:sz="8" w:space="0" w:color="000000"/>
            </w:tcBorders>
            <w:shd w:val="clear" w:color="000000" w:fill="FFC000"/>
            <w:vAlign w:val="center"/>
            <w:hideMark/>
          </w:tcPr>
          <w:p w14:paraId="2CF5BDAD"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1560" w:type="dxa"/>
            <w:tcBorders>
              <w:top w:val="nil"/>
              <w:left w:val="nil"/>
              <w:bottom w:val="single" w:sz="8" w:space="0" w:color="000000"/>
              <w:right w:val="single" w:sz="8" w:space="0" w:color="000000"/>
            </w:tcBorders>
            <w:shd w:val="clear" w:color="000000" w:fill="FFC000"/>
            <w:vAlign w:val="center"/>
            <w:hideMark/>
          </w:tcPr>
          <w:p w14:paraId="6A7A5370"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222" w:type="dxa"/>
            <w:vAlign w:val="center"/>
            <w:hideMark/>
          </w:tcPr>
          <w:p w14:paraId="71DFEC5E" w14:textId="77777777" w:rsidR="00A934A4" w:rsidRPr="00A934A4" w:rsidRDefault="00A934A4" w:rsidP="00A934A4">
            <w:pPr>
              <w:spacing w:before="0" w:after="0" w:line="240" w:lineRule="auto"/>
              <w:jc w:val="left"/>
              <w:rPr>
                <w:rFonts w:ascii="Times New Roman" w:eastAsia="Times New Roman" w:hAnsi="Times New Roman" w:cs="Times New Roman"/>
                <w:sz w:val="20"/>
                <w:szCs w:val="20"/>
                <w:lang w:val="en-ID" w:eastAsia="en-ID"/>
              </w:rPr>
            </w:pPr>
          </w:p>
        </w:tc>
      </w:tr>
      <w:tr w:rsidR="00A934A4" w:rsidRPr="00A934A4" w14:paraId="56F70146" w14:textId="77777777" w:rsidTr="00E93781">
        <w:trPr>
          <w:trHeight w:val="1200"/>
        </w:trPr>
        <w:tc>
          <w:tcPr>
            <w:tcW w:w="499" w:type="dxa"/>
            <w:vMerge/>
            <w:tcBorders>
              <w:top w:val="nil"/>
              <w:left w:val="single" w:sz="8" w:space="0" w:color="auto"/>
              <w:bottom w:val="single" w:sz="8" w:space="0" w:color="000000"/>
              <w:right w:val="single" w:sz="8" w:space="0" w:color="auto"/>
            </w:tcBorders>
            <w:vAlign w:val="center"/>
            <w:hideMark/>
          </w:tcPr>
          <w:p w14:paraId="42F1CA1A"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602" w:type="dxa"/>
            <w:tcBorders>
              <w:top w:val="nil"/>
              <w:left w:val="nil"/>
              <w:bottom w:val="single" w:sz="8" w:space="0" w:color="000000"/>
              <w:right w:val="single" w:sz="8" w:space="0" w:color="000000"/>
            </w:tcBorders>
            <w:shd w:val="clear" w:color="auto" w:fill="auto"/>
            <w:textDirection w:val="btLr"/>
            <w:vAlign w:val="center"/>
            <w:hideMark/>
          </w:tcPr>
          <w:p w14:paraId="50E33165"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Severe</w:t>
            </w:r>
          </w:p>
        </w:tc>
        <w:tc>
          <w:tcPr>
            <w:tcW w:w="478" w:type="dxa"/>
            <w:tcBorders>
              <w:top w:val="nil"/>
              <w:left w:val="nil"/>
              <w:bottom w:val="single" w:sz="8" w:space="0" w:color="000000"/>
              <w:right w:val="single" w:sz="8" w:space="0" w:color="000000"/>
            </w:tcBorders>
            <w:shd w:val="clear" w:color="auto" w:fill="auto"/>
            <w:textDirection w:val="btLr"/>
            <w:vAlign w:val="center"/>
            <w:hideMark/>
          </w:tcPr>
          <w:p w14:paraId="36EAC363"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4</w:t>
            </w:r>
          </w:p>
        </w:tc>
        <w:tc>
          <w:tcPr>
            <w:tcW w:w="1629" w:type="dxa"/>
            <w:tcBorders>
              <w:top w:val="nil"/>
              <w:left w:val="nil"/>
              <w:bottom w:val="single" w:sz="8" w:space="0" w:color="000000"/>
              <w:right w:val="single" w:sz="8" w:space="0" w:color="000000"/>
            </w:tcBorders>
            <w:shd w:val="clear" w:color="000000" w:fill="00B0F0"/>
            <w:vAlign w:val="center"/>
            <w:hideMark/>
          </w:tcPr>
          <w:p w14:paraId="675682AE"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Low to Moderate</w:t>
            </w:r>
          </w:p>
        </w:tc>
        <w:tc>
          <w:tcPr>
            <w:tcW w:w="1541" w:type="dxa"/>
            <w:tcBorders>
              <w:top w:val="nil"/>
              <w:left w:val="nil"/>
              <w:bottom w:val="single" w:sz="8" w:space="0" w:color="000000"/>
              <w:right w:val="single" w:sz="8" w:space="0" w:color="000000"/>
            </w:tcBorders>
            <w:shd w:val="clear" w:color="000000" w:fill="FFFF00"/>
            <w:vAlign w:val="center"/>
            <w:hideMark/>
          </w:tcPr>
          <w:p w14:paraId="7CE0459E"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523" w:type="dxa"/>
            <w:tcBorders>
              <w:top w:val="nil"/>
              <w:left w:val="nil"/>
              <w:bottom w:val="single" w:sz="8" w:space="0" w:color="000000"/>
              <w:right w:val="single" w:sz="8" w:space="0" w:color="000000"/>
            </w:tcBorders>
            <w:shd w:val="clear" w:color="000000" w:fill="FFC000"/>
            <w:vAlign w:val="center"/>
            <w:hideMark/>
          </w:tcPr>
          <w:p w14:paraId="42DBBAA1"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1382" w:type="dxa"/>
            <w:tcBorders>
              <w:top w:val="nil"/>
              <w:left w:val="nil"/>
              <w:bottom w:val="single" w:sz="8" w:space="0" w:color="000000"/>
              <w:right w:val="single" w:sz="8" w:space="0" w:color="000000"/>
            </w:tcBorders>
            <w:shd w:val="clear" w:color="000000" w:fill="FFC000"/>
            <w:vAlign w:val="center"/>
            <w:hideMark/>
          </w:tcPr>
          <w:p w14:paraId="029392A0"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1560" w:type="dxa"/>
            <w:tcBorders>
              <w:top w:val="nil"/>
              <w:left w:val="nil"/>
              <w:bottom w:val="single" w:sz="8" w:space="0" w:color="000000"/>
              <w:right w:val="single" w:sz="8" w:space="0" w:color="000000"/>
            </w:tcBorders>
            <w:shd w:val="clear" w:color="000000" w:fill="FF0000"/>
            <w:vAlign w:val="center"/>
            <w:hideMark/>
          </w:tcPr>
          <w:p w14:paraId="726CB952"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High</w:t>
            </w:r>
          </w:p>
        </w:tc>
        <w:tc>
          <w:tcPr>
            <w:tcW w:w="222" w:type="dxa"/>
            <w:vAlign w:val="center"/>
            <w:hideMark/>
          </w:tcPr>
          <w:p w14:paraId="500E7DA5" w14:textId="77777777" w:rsidR="00A934A4" w:rsidRPr="00A934A4" w:rsidRDefault="00A934A4" w:rsidP="00A934A4">
            <w:pPr>
              <w:spacing w:before="0" w:after="0" w:line="240" w:lineRule="auto"/>
              <w:jc w:val="left"/>
              <w:rPr>
                <w:rFonts w:ascii="Times New Roman" w:eastAsia="Times New Roman" w:hAnsi="Times New Roman" w:cs="Times New Roman"/>
                <w:sz w:val="20"/>
                <w:szCs w:val="20"/>
                <w:lang w:val="en-ID" w:eastAsia="en-ID"/>
              </w:rPr>
            </w:pPr>
          </w:p>
        </w:tc>
      </w:tr>
      <w:tr w:rsidR="00A934A4" w:rsidRPr="00A934A4" w14:paraId="0111F026" w14:textId="77777777" w:rsidTr="00E93781">
        <w:trPr>
          <w:trHeight w:val="1200"/>
        </w:trPr>
        <w:tc>
          <w:tcPr>
            <w:tcW w:w="499" w:type="dxa"/>
            <w:vMerge/>
            <w:tcBorders>
              <w:top w:val="nil"/>
              <w:left w:val="single" w:sz="8" w:space="0" w:color="auto"/>
              <w:bottom w:val="single" w:sz="8" w:space="0" w:color="000000"/>
              <w:right w:val="single" w:sz="8" w:space="0" w:color="auto"/>
            </w:tcBorders>
            <w:vAlign w:val="center"/>
            <w:hideMark/>
          </w:tcPr>
          <w:p w14:paraId="5CF8CE91" w14:textId="77777777" w:rsidR="00A934A4" w:rsidRPr="00A934A4" w:rsidRDefault="00A934A4" w:rsidP="00A934A4">
            <w:pPr>
              <w:spacing w:before="0" w:after="0" w:line="240" w:lineRule="auto"/>
              <w:jc w:val="left"/>
              <w:rPr>
                <w:rFonts w:ascii="Calibri" w:eastAsia="Times New Roman" w:hAnsi="Calibri" w:cs="Calibri"/>
                <w:b/>
                <w:bCs/>
                <w:color w:val="000000"/>
                <w:lang w:val="en-ID" w:eastAsia="en-ID"/>
              </w:rPr>
            </w:pPr>
          </w:p>
        </w:tc>
        <w:tc>
          <w:tcPr>
            <w:tcW w:w="602" w:type="dxa"/>
            <w:tcBorders>
              <w:top w:val="nil"/>
              <w:left w:val="nil"/>
              <w:bottom w:val="single" w:sz="8" w:space="0" w:color="000000"/>
              <w:right w:val="single" w:sz="8" w:space="0" w:color="000000"/>
            </w:tcBorders>
            <w:shd w:val="clear" w:color="auto" w:fill="auto"/>
            <w:textDirection w:val="btLr"/>
            <w:vAlign w:val="center"/>
            <w:hideMark/>
          </w:tcPr>
          <w:p w14:paraId="50197F58"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Very Severe</w:t>
            </w:r>
          </w:p>
        </w:tc>
        <w:tc>
          <w:tcPr>
            <w:tcW w:w="478" w:type="dxa"/>
            <w:tcBorders>
              <w:top w:val="nil"/>
              <w:left w:val="nil"/>
              <w:bottom w:val="single" w:sz="8" w:space="0" w:color="000000"/>
              <w:right w:val="single" w:sz="8" w:space="0" w:color="000000"/>
            </w:tcBorders>
            <w:shd w:val="clear" w:color="auto" w:fill="auto"/>
            <w:textDirection w:val="btLr"/>
            <w:vAlign w:val="center"/>
            <w:hideMark/>
          </w:tcPr>
          <w:p w14:paraId="7D3737AB" w14:textId="77777777" w:rsidR="00A934A4" w:rsidRPr="00A934A4" w:rsidRDefault="00A934A4" w:rsidP="00A934A4">
            <w:pPr>
              <w:spacing w:before="0" w:after="0" w:line="240" w:lineRule="auto"/>
              <w:jc w:val="center"/>
              <w:rPr>
                <w:rFonts w:ascii="Calibri" w:eastAsia="Times New Roman" w:hAnsi="Calibri" w:cs="Calibri"/>
                <w:b/>
                <w:bCs/>
                <w:color w:val="000000"/>
                <w:sz w:val="20"/>
                <w:szCs w:val="20"/>
                <w:lang w:val="en-ID" w:eastAsia="en-ID"/>
              </w:rPr>
            </w:pPr>
            <w:r w:rsidRPr="00A934A4">
              <w:rPr>
                <w:rFonts w:ascii="Calibri" w:eastAsia="Times New Roman" w:hAnsi="Calibri" w:cs="Calibri"/>
                <w:b/>
                <w:bCs/>
                <w:color w:val="000000"/>
                <w:sz w:val="20"/>
                <w:szCs w:val="20"/>
                <w:lang w:val="en-ID" w:eastAsia="en-ID"/>
              </w:rPr>
              <w:t>5</w:t>
            </w:r>
          </w:p>
        </w:tc>
        <w:tc>
          <w:tcPr>
            <w:tcW w:w="1629" w:type="dxa"/>
            <w:tcBorders>
              <w:top w:val="nil"/>
              <w:left w:val="nil"/>
              <w:bottom w:val="single" w:sz="8" w:space="0" w:color="000000"/>
              <w:right w:val="single" w:sz="8" w:space="0" w:color="000000"/>
            </w:tcBorders>
            <w:shd w:val="clear" w:color="000000" w:fill="FFFF00"/>
            <w:vAlign w:val="center"/>
            <w:hideMark/>
          </w:tcPr>
          <w:p w14:paraId="4A5FA01E"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541" w:type="dxa"/>
            <w:tcBorders>
              <w:top w:val="nil"/>
              <w:left w:val="nil"/>
              <w:bottom w:val="single" w:sz="8" w:space="0" w:color="000000"/>
              <w:right w:val="single" w:sz="8" w:space="0" w:color="000000"/>
            </w:tcBorders>
            <w:shd w:val="clear" w:color="000000" w:fill="FFFF00"/>
            <w:vAlign w:val="center"/>
            <w:hideMark/>
          </w:tcPr>
          <w:p w14:paraId="518E889F"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w:t>
            </w:r>
          </w:p>
        </w:tc>
        <w:tc>
          <w:tcPr>
            <w:tcW w:w="1523" w:type="dxa"/>
            <w:tcBorders>
              <w:top w:val="nil"/>
              <w:left w:val="nil"/>
              <w:bottom w:val="single" w:sz="8" w:space="0" w:color="000000"/>
              <w:right w:val="single" w:sz="8" w:space="0" w:color="000000"/>
            </w:tcBorders>
            <w:shd w:val="clear" w:color="000000" w:fill="FFC000"/>
            <w:vAlign w:val="center"/>
            <w:hideMark/>
          </w:tcPr>
          <w:p w14:paraId="641C20EA"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Moderate to High</w:t>
            </w:r>
          </w:p>
        </w:tc>
        <w:tc>
          <w:tcPr>
            <w:tcW w:w="1382" w:type="dxa"/>
            <w:tcBorders>
              <w:top w:val="nil"/>
              <w:left w:val="nil"/>
              <w:bottom w:val="single" w:sz="8" w:space="0" w:color="000000"/>
              <w:right w:val="single" w:sz="8" w:space="0" w:color="000000"/>
            </w:tcBorders>
            <w:shd w:val="clear" w:color="000000" w:fill="FF0000"/>
            <w:vAlign w:val="center"/>
            <w:hideMark/>
          </w:tcPr>
          <w:p w14:paraId="26279317"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High</w:t>
            </w:r>
          </w:p>
        </w:tc>
        <w:tc>
          <w:tcPr>
            <w:tcW w:w="1560" w:type="dxa"/>
            <w:tcBorders>
              <w:top w:val="nil"/>
              <w:left w:val="nil"/>
              <w:bottom w:val="single" w:sz="8" w:space="0" w:color="000000"/>
              <w:right w:val="single" w:sz="8" w:space="0" w:color="000000"/>
            </w:tcBorders>
            <w:shd w:val="clear" w:color="000000" w:fill="FF0000"/>
            <w:vAlign w:val="center"/>
            <w:hideMark/>
          </w:tcPr>
          <w:p w14:paraId="5742AA47" w14:textId="77777777" w:rsidR="00A934A4" w:rsidRPr="00A934A4" w:rsidRDefault="00A934A4" w:rsidP="00A934A4">
            <w:pPr>
              <w:spacing w:before="0" w:after="0" w:line="240" w:lineRule="auto"/>
              <w:jc w:val="center"/>
              <w:rPr>
                <w:rFonts w:ascii="Calibri" w:eastAsia="Times New Roman" w:hAnsi="Calibri" w:cs="Calibri"/>
                <w:color w:val="000000"/>
                <w:lang w:val="en-ID" w:eastAsia="en-ID"/>
              </w:rPr>
            </w:pPr>
            <w:r w:rsidRPr="00A934A4">
              <w:rPr>
                <w:rFonts w:ascii="Calibri" w:eastAsia="Times New Roman" w:hAnsi="Calibri" w:cs="Calibri"/>
                <w:color w:val="000000"/>
                <w:lang w:val="en-ID" w:eastAsia="en-ID"/>
              </w:rPr>
              <w:t>High</w:t>
            </w:r>
          </w:p>
        </w:tc>
        <w:tc>
          <w:tcPr>
            <w:tcW w:w="222" w:type="dxa"/>
            <w:vAlign w:val="center"/>
            <w:hideMark/>
          </w:tcPr>
          <w:p w14:paraId="338B463A" w14:textId="77777777" w:rsidR="00A934A4" w:rsidRPr="00A934A4" w:rsidRDefault="00A934A4" w:rsidP="00B94BA7">
            <w:pPr>
              <w:keepNext/>
              <w:spacing w:before="0" w:after="0" w:line="240" w:lineRule="auto"/>
              <w:jc w:val="left"/>
              <w:rPr>
                <w:rFonts w:ascii="Times New Roman" w:eastAsia="Times New Roman" w:hAnsi="Times New Roman" w:cs="Times New Roman"/>
                <w:sz w:val="20"/>
                <w:szCs w:val="20"/>
                <w:lang w:val="en-ID" w:eastAsia="en-ID"/>
              </w:rPr>
            </w:pPr>
          </w:p>
        </w:tc>
      </w:tr>
    </w:tbl>
    <w:p w14:paraId="563D127D" w14:textId="56EBC408" w:rsidR="00B94BA7" w:rsidRPr="00B94BA7" w:rsidRDefault="00B94BA7" w:rsidP="00730834">
      <w:pPr>
        <w:pStyle w:val="Caption"/>
        <w:ind w:left="1701"/>
        <w:jc w:val="center"/>
        <w:rPr>
          <w:i w:val="0"/>
          <w:iCs w:val="0"/>
          <w:color w:val="auto"/>
          <w:sz w:val="22"/>
          <w:szCs w:val="22"/>
        </w:rPr>
      </w:pPr>
      <w:bookmarkStart w:id="31" w:name="_Toc132211141"/>
      <w:r w:rsidRPr="00B94BA7">
        <w:rPr>
          <w:b/>
          <w:bCs/>
          <w:i w:val="0"/>
          <w:iCs w:val="0"/>
          <w:color w:val="auto"/>
          <w:sz w:val="22"/>
          <w:szCs w:val="22"/>
        </w:rPr>
        <w:t>Tab</w:t>
      </w:r>
      <w:r w:rsidRPr="00B94BA7">
        <w:rPr>
          <w:b/>
          <w:bCs/>
          <w:i w:val="0"/>
          <w:iCs w:val="0"/>
          <w:color w:val="auto"/>
          <w:sz w:val="22"/>
          <w:szCs w:val="22"/>
          <w:lang w:val="en-GB"/>
        </w:rPr>
        <w:t>el</w:t>
      </w:r>
      <w:r w:rsidRPr="00B94BA7">
        <w:rPr>
          <w:b/>
          <w:bCs/>
          <w:i w:val="0"/>
          <w:iCs w:val="0"/>
          <w:color w:val="auto"/>
          <w:sz w:val="22"/>
          <w:szCs w:val="22"/>
        </w:rPr>
        <w:t xml:space="preserve"> </w:t>
      </w:r>
      <w:r w:rsidRPr="00B94BA7">
        <w:rPr>
          <w:b/>
          <w:bCs/>
          <w:i w:val="0"/>
          <w:iCs w:val="0"/>
          <w:color w:val="auto"/>
          <w:sz w:val="22"/>
          <w:szCs w:val="22"/>
        </w:rPr>
        <w:fldChar w:fldCharType="begin"/>
      </w:r>
      <w:r w:rsidRPr="00B94BA7">
        <w:rPr>
          <w:b/>
          <w:bCs/>
          <w:i w:val="0"/>
          <w:iCs w:val="0"/>
          <w:color w:val="auto"/>
          <w:sz w:val="22"/>
          <w:szCs w:val="22"/>
        </w:rPr>
        <w:instrText xml:space="preserve"> SEQ Table \* ARABIC </w:instrText>
      </w:r>
      <w:r w:rsidRPr="00B94BA7">
        <w:rPr>
          <w:b/>
          <w:bCs/>
          <w:i w:val="0"/>
          <w:iCs w:val="0"/>
          <w:color w:val="auto"/>
          <w:sz w:val="22"/>
          <w:szCs w:val="22"/>
        </w:rPr>
        <w:fldChar w:fldCharType="separate"/>
      </w:r>
      <w:r w:rsidR="00650C3B">
        <w:rPr>
          <w:b/>
          <w:bCs/>
          <w:i w:val="0"/>
          <w:iCs w:val="0"/>
          <w:noProof/>
          <w:color w:val="auto"/>
          <w:sz w:val="22"/>
          <w:szCs w:val="22"/>
        </w:rPr>
        <w:t>4</w:t>
      </w:r>
      <w:r w:rsidRPr="00B94BA7">
        <w:rPr>
          <w:b/>
          <w:bCs/>
          <w:i w:val="0"/>
          <w:iCs w:val="0"/>
          <w:color w:val="auto"/>
          <w:sz w:val="22"/>
          <w:szCs w:val="22"/>
        </w:rPr>
        <w:fldChar w:fldCharType="end"/>
      </w:r>
      <w:r w:rsidRPr="00B94BA7">
        <w:rPr>
          <w:b/>
          <w:bCs/>
          <w:i w:val="0"/>
          <w:iCs w:val="0"/>
          <w:color w:val="auto"/>
          <w:sz w:val="22"/>
          <w:szCs w:val="22"/>
          <w:lang w:val="en-GB"/>
        </w:rPr>
        <w:t>.</w:t>
      </w:r>
      <w:r w:rsidRPr="00B94BA7">
        <w:rPr>
          <w:i w:val="0"/>
          <w:iCs w:val="0"/>
          <w:color w:val="auto"/>
          <w:sz w:val="22"/>
          <w:szCs w:val="22"/>
          <w:lang w:val="en-GB"/>
        </w:rPr>
        <w:t xml:space="preserve"> Matriks Penilaian Risiko</w:t>
      </w:r>
      <w:bookmarkEnd w:id="31"/>
    </w:p>
    <w:p w14:paraId="05860CC8" w14:textId="21C30A23" w:rsidR="0052200D" w:rsidRDefault="0052200D">
      <w:pPr>
        <w:pStyle w:val="Heading3"/>
        <w:numPr>
          <w:ilvl w:val="1"/>
          <w:numId w:val="61"/>
        </w:numPr>
        <w:ind w:left="567" w:hanging="567"/>
        <w:rPr>
          <w:rFonts w:asciiTheme="minorHAnsi" w:eastAsia="Arial" w:hAnsiTheme="minorHAnsi" w:cstheme="minorHAnsi"/>
          <w:b/>
          <w:bCs/>
          <w:color w:val="auto"/>
          <w:lang w:val="id" w:eastAsia="en-ID"/>
        </w:rPr>
      </w:pPr>
      <w:bookmarkStart w:id="32" w:name="_Toc163097287"/>
      <w:r w:rsidRPr="00781421">
        <w:rPr>
          <w:rFonts w:asciiTheme="minorHAnsi" w:eastAsia="Arial" w:hAnsiTheme="minorHAnsi" w:cstheme="minorHAnsi"/>
          <w:b/>
          <w:bCs/>
          <w:color w:val="auto"/>
          <w:lang w:val="id" w:eastAsia="en-ID"/>
        </w:rPr>
        <w:t>Evaluasi Risiko</w:t>
      </w:r>
      <w:r w:rsidR="001D6B97">
        <w:rPr>
          <w:rFonts w:asciiTheme="minorHAnsi" w:eastAsia="Arial" w:hAnsiTheme="minorHAnsi" w:cstheme="minorHAnsi"/>
          <w:b/>
          <w:bCs/>
          <w:color w:val="auto"/>
          <w:lang w:val="en-GB" w:eastAsia="en-ID"/>
        </w:rPr>
        <w:t>/</w:t>
      </w:r>
      <w:r w:rsidR="001D6B97" w:rsidRPr="001D6B97">
        <w:rPr>
          <w:rFonts w:asciiTheme="minorHAnsi" w:eastAsia="Arial" w:hAnsiTheme="minorHAnsi" w:cstheme="minorHAnsi"/>
          <w:b/>
          <w:bCs/>
          <w:i/>
          <w:iCs/>
          <w:color w:val="auto"/>
          <w:lang w:val="en-GB" w:eastAsia="en-ID"/>
        </w:rPr>
        <w:t>Risk Evaluation</w:t>
      </w:r>
      <w:bookmarkEnd w:id="32"/>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4008F8" w:rsidRPr="007B6EA1" w14:paraId="55704FDF" w14:textId="77777777">
        <w:tc>
          <w:tcPr>
            <w:tcW w:w="4560" w:type="dxa"/>
          </w:tcPr>
          <w:p w14:paraId="7F427D4A" w14:textId="77777777" w:rsidR="004008F8" w:rsidRPr="00781421" w:rsidRDefault="004008F8" w:rsidP="004008F8">
            <w:pPr>
              <w:widowControl w:val="0"/>
              <w:numPr>
                <w:ilvl w:val="2"/>
                <w:numId w:val="30"/>
              </w:numPr>
              <w:pBdr>
                <w:top w:val="nil"/>
                <w:left w:val="nil"/>
                <w:bottom w:val="nil"/>
                <w:right w:val="nil"/>
                <w:between w:val="nil"/>
              </w:pBdr>
              <w:tabs>
                <w:tab w:val="left" w:pos="2080"/>
              </w:tabs>
              <w:spacing w:before="158" w:after="0" w:line="360" w:lineRule="auto"/>
              <w:ind w:left="739" w:right="95" w:hanging="284"/>
              <w:rPr>
                <w:rFonts w:eastAsia="Arial" w:cstheme="minorHAnsi"/>
                <w:sz w:val="24"/>
                <w:szCs w:val="24"/>
                <w:lang w:val="id" w:eastAsia="en-ID"/>
              </w:rPr>
            </w:pPr>
            <w:r w:rsidRPr="00781421">
              <w:rPr>
                <w:rFonts w:eastAsia="Arial" w:cstheme="minorHAnsi"/>
                <w:color w:val="000000"/>
                <w:sz w:val="24"/>
                <w:szCs w:val="24"/>
                <w:lang w:val="id" w:eastAsia="en-ID"/>
              </w:rPr>
              <w:t>Evaluasi risiko melibatkan pertimbangan tingkat risiko secara keseluruhan. Hal ini diperlukan untuk menentukan tindakan perlakuan risiko guna mengendalikan maupun memodifikasi risiko ke dalam tingkat risiko yang dapat diterima.</w:t>
            </w:r>
          </w:p>
          <w:p w14:paraId="34CD712D" w14:textId="77777777" w:rsidR="004008F8" w:rsidRPr="00781421" w:rsidRDefault="004008F8" w:rsidP="004008F8">
            <w:pPr>
              <w:widowControl w:val="0"/>
              <w:numPr>
                <w:ilvl w:val="2"/>
                <w:numId w:val="30"/>
              </w:numPr>
              <w:pBdr>
                <w:top w:val="nil"/>
                <w:left w:val="nil"/>
                <w:bottom w:val="nil"/>
                <w:right w:val="nil"/>
                <w:between w:val="nil"/>
              </w:pBdr>
              <w:tabs>
                <w:tab w:val="left" w:pos="2694"/>
              </w:tabs>
              <w:spacing w:before="120" w:after="0" w:line="360" w:lineRule="auto"/>
              <w:ind w:left="739" w:right="95" w:hanging="284"/>
              <w:rPr>
                <w:rFonts w:eastAsia="Arial" w:cstheme="minorHAnsi"/>
                <w:sz w:val="24"/>
                <w:szCs w:val="24"/>
                <w:lang w:val="id" w:eastAsia="en-ID"/>
              </w:rPr>
            </w:pPr>
            <w:r w:rsidRPr="00781421">
              <w:rPr>
                <w:rFonts w:eastAsia="Arial" w:cstheme="minorHAnsi"/>
                <w:color w:val="000000"/>
                <w:sz w:val="24"/>
                <w:szCs w:val="24"/>
                <w:lang w:val="id" w:eastAsia="en-ID"/>
              </w:rPr>
              <w:t>Evaluasi risiko memungkinkan untuk mengidentifikasi risiko yang diprioritaskan berdasarkan hasil penilaian risiko melalui sebuah daftar risiko.</w:t>
            </w:r>
          </w:p>
          <w:p w14:paraId="487B9766" w14:textId="77777777" w:rsidR="004008F8" w:rsidRPr="00781421" w:rsidRDefault="004008F8" w:rsidP="004008F8">
            <w:pPr>
              <w:widowControl w:val="0"/>
              <w:numPr>
                <w:ilvl w:val="2"/>
                <w:numId w:val="30"/>
              </w:numPr>
              <w:pBdr>
                <w:top w:val="nil"/>
                <w:left w:val="nil"/>
                <w:bottom w:val="nil"/>
                <w:right w:val="nil"/>
                <w:between w:val="nil"/>
              </w:pBdr>
              <w:tabs>
                <w:tab w:val="left" w:pos="2694"/>
              </w:tabs>
              <w:spacing w:before="120" w:after="0" w:line="360" w:lineRule="auto"/>
              <w:ind w:left="739" w:right="95" w:hanging="284"/>
              <w:rPr>
                <w:rFonts w:eastAsia="Arial" w:cstheme="minorHAnsi"/>
                <w:sz w:val="24"/>
                <w:szCs w:val="24"/>
                <w:lang w:val="id" w:eastAsia="en-ID"/>
              </w:rPr>
            </w:pPr>
            <w:r w:rsidRPr="00781421">
              <w:rPr>
                <w:rFonts w:eastAsia="Arial" w:cstheme="minorHAnsi"/>
                <w:color w:val="000000"/>
                <w:sz w:val="24"/>
                <w:szCs w:val="24"/>
                <w:lang w:val="id" w:eastAsia="en-ID"/>
              </w:rPr>
              <w:t xml:space="preserve">Pertimbangan dalam melakukan </w:t>
            </w:r>
            <w:r w:rsidRPr="00781421">
              <w:rPr>
                <w:rFonts w:eastAsia="Arial" w:cstheme="minorHAnsi"/>
                <w:color w:val="000000"/>
                <w:sz w:val="24"/>
                <w:szCs w:val="24"/>
                <w:lang w:val="id" w:eastAsia="en-ID"/>
              </w:rPr>
              <w:lastRenderedPageBreak/>
              <w:t>evaluasi risiko termasuk persetujuan atas hasil evaluasi risiko oleh Manajemen adalah sebagai berikut:</w:t>
            </w:r>
          </w:p>
          <w:p w14:paraId="486C0BE8" w14:textId="77777777" w:rsidR="004008F8" w:rsidRPr="00FD271E" w:rsidRDefault="004008F8" w:rsidP="004008F8">
            <w:pPr>
              <w:widowControl w:val="0"/>
              <w:numPr>
                <w:ilvl w:val="3"/>
                <w:numId w:val="31"/>
              </w:numPr>
              <w:pBdr>
                <w:top w:val="nil"/>
                <w:left w:val="nil"/>
                <w:bottom w:val="nil"/>
                <w:right w:val="nil"/>
                <w:between w:val="nil"/>
              </w:pBdr>
              <w:tabs>
                <w:tab w:val="left" w:pos="3119"/>
              </w:tabs>
              <w:spacing w:before="120" w:after="0" w:line="360" w:lineRule="auto"/>
              <w:ind w:left="1022" w:right="95" w:hanging="284"/>
              <w:rPr>
                <w:rFonts w:eastAsia="Arial" w:cstheme="minorHAnsi"/>
                <w:sz w:val="24"/>
                <w:szCs w:val="24"/>
                <w:lang w:val="id" w:eastAsia="en-ID"/>
              </w:rPr>
            </w:pPr>
            <w:r w:rsidRPr="00781421">
              <w:rPr>
                <w:rFonts w:eastAsia="Arial" w:cstheme="minorHAnsi"/>
                <w:color w:val="000000"/>
                <w:sz w:val="24"/>
                <w:szCs w:val="24"/>
                <w:lang w:val="id" w:eastAsia="en-ID"/>
              </w:rPr>
              <w:t>Perusahaan harus memperhatikan signifikansi dampak risiko yang telah diidentifikasi terhadap kondisi dan frekuensi kejadian risiko.</w:t>
            </w:r>
          </w:p>
          <w:p w14:paraId="23A814DB" w14:textId="77777777" w:rsidR="00FD271E" w:rsidRPr="00781421" w:rsidRDefault="00FD271E" w:rsidP="00FD271E">
            <w:pPr>
              <w:widowControl w:val="0"/>
              <w:pBdr>
                <w:top w:val="nil"/>
                <w:left w:val="nil"/>
                <w:bottom w:val="nil"/>
                <w:right w:val="nil"/>
                <w:between w:val="nil"/>
              </w:pBdr>
              <w:tabs>
                <w:tab w:val="left" w:pos="3119"/>
              </w:tabs>
              <w:spacing w:before="120" w:after="0" w:line="360" w:lineRule="auto"/>
              <w:ind w:left="1022" w:right="95"/>
              <w:rPr>
                <w:rFonts w:eastAsia="Arial" w:cstheme="minorHAnsi"/>
                <w:sz w:val="24"/>
                <w:szCs w:val="24"/>
                <w:lang w:val="id" w:eastAsia="en-ID"/>
              </w:rPr>
            </w:pPr>
          </w:p>
          <w:p w14:paraId="741193AD" w14:textId="77777777" w:rsidR="004008F8" w:rsidRPr="00781421" w:rsidRDefault="004008F8" w:rsidP="004008F8">
            <w:pPr>
              <w:widowControl w:val="0"/>
              <w:numPr>
                <w:ilvl w:val="3"/>
                <w:numId w:val="31"/>
              </w:numPr>
              <w:pBdr>
                <w:top w:val="nil"/>
                <w:left w:val="nil"/>
                <w:bottom w:val="nil"/>
                <w:right w:val="nil"/>
                <w:between w:val="nil"/>
              </w:pBdr>
              <w:tabs>
                <w:tab w:val="left" w:pos="3119"/>
              </w:tabs>
              <w:spacing w:before="120" w:after="0" w:line="360" w:lineRule="auto"/>
              <w:ind w:left="1022" w:right="95" w:hanging="284"/>
              <w:rPr>
                <w:rFonts w:eastAsia="Arial" w:cstheme="minorHAnsi"/>
                <w:sz w:val="24"/>
                <w:szCs w:val="24"/>
                <w:lang w:val="id" w:eastAsia="en-ID"/>
              </w:rPr>
            </w:pPr>
            <w:r w:rsidRPr="00781421">
              <w:rPr>
                <w:rFonts w:eastAsia="Arial" w:cstheme="minorHAnsi"/>
                <w:color w:val="000000"/>
                <w:sz w:val="24"/>
                <w:szCs w:val="24"/>
                <w:lang w:val="id" w:eastAsia="en-ID"/>
              </w:rPr>
              <w:t>Metode yang digunakan dapat berupa metode kuantitatif atau kualitatif tergantung pada kompleksitas bisnis dan TI yang digunakan.</w:t>
            </w:r>
          </w:p>
          <w:p w14:paraId="76859F70" w14:textId="77777777" w:rsidR="004008F8" w:rsidRDefault="004008F8" w:rsidP="004008F8">
            <w:pPr>
              <w:widowControl w:val="0"/>
              <w:numPr>
                <w:ilvl w:val="3"/>
                <w:numId w:val="31"/>
              </w:numPr>
              <w:pBdr>
                <w:top w:val="nil"/>
                <w:left w:val="nil"/>
                <w:bottom w:val="nil"/>
                <w:right w:val="nil"/>
                <w:between w:val="nil"/>
              </w:pBdr>
              <w:tabs>
                <w:tab w:val="left" w:pos="3119"/>
              </w:tabs>
              <w:spacing w:before="120" w:after="0" w:line="360" w:lineRule="auto"/>
              <w:ind w:left="1022" w:right="95" w:hanging="284"/>
              <w:rPr>
                <w:rFonts w:eastAsia="Arial" w:cstheme="minorHAnsi"/>
                <w:sz w:val="24"/>
                <w:szCs w:val="24"/>
                <w:lang w:val="id" w:eastAsia="en-ID"/>
              </w:rPr>
            </w:pPr>
            <w:r w:rsidRPr="00781421">
              <w:rPr>
                <w:rFonts w:eastAsia="Arial" w:cstheme="minorHAnsi"/>
                <w:color w:val="000000"/>
                <w:sz w:val="24"/>
                <w:szCs w:val="24"/>
                <w:lang w:val="id" w:eastAsia="en-ID"/>
              </w:rPr>
              <w:t>Dalam metode kualitatif, besarnya dampak dan kemungkinan terjadinya dapat dijelaskan dalam narasi atau peringkat.</w:t>
            </w:r>
          </w:p>
          <w:p w14:paraId="4DB5113D" w14:textId="0BF2A3E1" w:rsidR="004008F8" w:rsidRPr="004008F8" w:rsidRDefault="004008F8" w:rsidP="004008F8">
            <w:pPr>
              <w:widowControl w:val="0"/>
              <w:numPr>
                <w:ilvl w:val="3"/>
                <w:numId w:val="31"/>
              </w:numPr>
              <w:pBdr>
                <w:top w:val="nil"/>
                <w:left w:val="nil"/>
                <w:bottom w:val="nil"/>
                <w:right w:val="nil"/>
                <w:between w:val="nil"/>
              </w:pBdr>
              <w:tabs>
                <w:tab w:val="left" w:pos="3119"/>
              </w:tabs>
              <w:spacing w:before="120" w:after="0" w:line="360" w:lineRule="auto"/>
              <w:ind w:left="1022" w:right="95" w:hanging="284"/>
              <w:rPr>
                <w:rFonts w:eastAsia="Arial" w:cstheme="minorHAnsi"/>
                <w:sz w:val="24"/>
                <w:szCs w:val="24"/>
                <w:lang w:val="id" w:eastAsia="en-ID"/>
              </w:rPr>
            </w:pPr>
            <w:r w:rsidRPr="004008F8">
              <w:rPr>
                <w:rFonts w:eastAsia="Arial" w:cstheme="minorHAnsi"/>
                <w:color w:val="000000"/>
                <w:sz w:val="24"/>
                <w:szCs w:val="24"/>
                <w:lang w:val="id" w:eastAsia="en-ID"/>
              </w:rPr>
              <w:t xml:space="preserve">Dalam melakukan evaluasi risiko, perlakuan risiko harus ditetapkan sesuai dengan hasil identifikasi dan analisis risiko dengan </w:t>
            </w:r>
            <w:r w:rsidRPr="004008F8">
              <w:rPr>
                <w:rFonts w:eastAsia="Arial" w:cstheme="minorHAnsi"/>
                <w:color w:val="000000"/>
                <w:sz w:val="24"/>
                <w:szCs w:val="24"/>
                <w:lang w:val="id" w:eastAsia="en-ID"/>
              </w:rPr>
              <w:lastRenderedPageBreak/>
              <w:t>pertimbangan dalam memilih perlakuan risiko sebagai berikut.</w:t>
            </w:r>
          </w:p>
        </w:tc>
        <w:tc>
          <w:tcPr>
            <w:tcW w:w="236" w:type="dxa"/>
          </w:tcPr>
          <w:p w14:paraId="36632B00" w14:textId="77777777" w:rsidR="004008F8" w:rsidRPr="007B6EA1" w:rsidRDefault="004008F8">
            <w:pPr>
              <w:spacing w:before="0" w:after="0" w:line="360" w:lineRule="auto"/>
              <w:rPr>
                <w:rFonts w:cstheme="minorHAnsi"/>
                <w:sz w:val="24"/>
                <w:szCs w:val="24"/>
                <w:lang w:val="en-US"/>
              </w:rPr>
            </w:pPr>
          </w:p>
        </w:tc>
        <w:tc>
          <w:tcPr>
            <w:tcW w:w="4560" w:type="dxa"/>
          </w:tcPr>
          <w:p w14:paraId="7B0CD0FA" w14:textId="30465DAC" w:rsidR="00FD271E" w:rsidRDefault="004008F8" w:rsidP="00FD271E">
            <w:pPr>
              <w:pStyle w:val="ListParagraph"/>
              <w:numPr>
                <w:ilvl w:val="0"/>
                <w:numId w:val="141"/>
              </w:numPr>
              <w:spacing w:before="120" w:after="0" w:line="360" w:lineRule="auto"/>
              <w:ind w:left="714" w:hanging="357"/>
              <w:contextualSpacing w:val="0"/>
              <w:rPr>
                <w:rFonts w:cstheme="minorHAnsi"/>
                <w:i/>
                <w:sz w:val="24"/>
                <w:szCs w:val="24"/>
                <w:lang w:val="en-US"/>
              </w:rPr>
            </w:pPr>
            <w:r w:rsidRPr="004008F8">
              <w:rPr>
                <w:rFonts w:cstheme="minorHAnsi"/>
                <w:i/>
                <w:sz w:val="24"/>
                <w:szCs w:val="24"/>
                <w:lang w:val="en-US"/>
              </w:rPr>
              <w:t>Risk evaluation involves considering the overall level of risk. This is necessary to determine risk treatment measures to control or modify risks to an acceptable risk level.</w:t>
            </w:r>
          </w:p>
          <w:p w14:paraId="6CB8D5A3" w14:textId="77777777" w:rsidR="00FD271E" w:rsidRDefault="00FD271E" w:rsidP="00FD271E">
            <w:pPr>
              <w:spacing w:before="120" w:after="0" w:line="360" w:lineRule="auto"/>
              <w:rPr>
                <w:rFonts w:cstheme="minorHAnsi"/>
                <w:i/>
                <w:sz w:val="24"/>
                <w:szCs w:val="24"/>
                <w:lang w:val="en-US"/>
              </w:rPr>
            </w:pPr>
          </w:p>
          <w:p w14:paraId="501359B7" w14:textId="77777777" w:rsidR="00FD271E" w:rsidRPr="00FD271E" w:rsidRDefault="00FD271E" w:rsidP="00FD271E">
            <w:pPr>
              <w:spacing w:before="0" w:after="0" w:line="360" w:lineRule="auto"/>
              <w:rPr>
                <w:rFonts w:cstheme="minorHAnsi"/>
                <w:i/>
                <w:sz w:val="24"/>
                <w:szCs w:val="24"/>
                <w:lang w:val="en-US"/>
              </w:rPr>
            </w:pPr>
          </w:p>
          <w:p w14:paraId="777DA679" w14:textId="77777777" w:rsidR="004008F8" w:rsidRDefault="004008F8" w:rsidP="00FD271E">
            <w:pPr>
              <w:pStyle w:val="ListParagraph"/>
              <w:numPr>
                <w:ilvl w:val="0"/>
                <w:numId w:val="141"/>
              </w:numPr>
              <w:spacing w:before="0" w:after="0" w:line="360" w:lineRule="auto"/>
              <w:ind w:left="714" w:hanging="357"/>
              <w:contextualSpacing w:val="0"/>
              <w:rPr>
                <w:rFonts w:cstheme="minorHAnsi"/>
                <w:i/>
                <w:sz w:val="24"/>
                <w:szCs w:val="24"/>
                <w:lang w:val="en-US"/>
              </w:rPr>
            </w:pPr>
            <w:r w:rsidRPr="004008F8">
              <w:rPr>
                <w:rFonts w:cstheme="minorHAnsi"/>
                <w:i/>
                <w:sz w:val="24"/>
                <w:szCs w:val="24"/>
                <w:lang w:val="en-US"/>
              </w:rPr>
              <w:t>Risk evaluation makes it possible to identify prioritized risks based on the results of a risk assessment through a list of risks.</w:t>
            </w:r>
          </w:p>
          <w:p w14:paraId="2A6872C9" w14:textId="77777777" w:rsidR="004008F8" w:rsidRPr="004008F8" w:rsidRDefault="004008F8" w:rsidP="004008F8">
            <w:pPr>
              <w:pStyle w:val="ListParagraph"/>
              <w:spacing w:before="120"/>
              <w:contextualSpacing w:val="0"/>
              <w:rPr>
                <w:rFonts w:cstheme="minorHAnsi"/>
                <w:i/>
                <w:sz w:val="24"/>
                <w:szCs w:val="24"/>
                <w:lang w:val="en-US"/>
              </w:rPr>
            </w:pPr>
          </w:p>
          <w:p w14:paraId="4EAF46E1" w14:textId="77777777" w:rsidR="004008F8" w:rsidRDefault="004008F8">
            <w:pPr>
              <w:pStyle w:val="ListParagraph"/>
              <w:numPr>
                <w:ilvl w:val="0"/>
                <w:numId w:val="141"/>
              </w:numPr>
              <w:spacing w:before="100" w:after="0" w:line="360" w:lineRule="auto"/>
              <w:ind w:left="714" w:hanging="357"/>
              <w:contextualSpacing w:val="0"/>
              <w:rPr>
                <w:rFonts w:cstheme="minorHAnsi"/>
                <w:i/>
                <w:sz w:val="24"/>
                <w:szCs w:val="24"/>
                <w:lang w:val="en-US"/>
              </w:rPr>
            </w:pPr>
            <w:r w:rsidRPr="004008F8">
              <w:rPr>
                <w:rFonts w:cstheme="minorHAnsi"/>
                <w:i/>
                <w:sz w:val="24"/>
                <w:szCs w:val="24"/>
                <w:lang w:val="en-US"/>
              </w:rPr>
              <w:lastRenderedPageBreak/>
              <w:t>The considerations in conducting a risk evaluation including approval of the risk evaluation results by Management are as follows:</w:t>
            </w:r>
          </w:p>
          <w:p w14:paraId="353F0340" w14:textId="77777777" w:rsidR="004008F8" w:rsidRPr="004008F8" w:rsidRDefault="004008F8" w:rsidP="004008F8">
            <w:pPr>
              <w:pStyle w:val="ListParagraph"/>
              <w:spacing w:after="120"/>
              <w:contextualSpacing w:val="0"/>
              <w:rPr>
                <w:rFonts w:cstheme="minorHAnsi"/>
                <w:i/>
                <w:sz w:val="24"/>
                <w:szCs w:val="24"/>
                <w:lang w:val="en-US"/>
              </w:rPr>
            </w:pPr>
          </w:p>
          <w:p w14:paraId="27B0DEFD" w14:textId="77777777" w:rsidR="004008F8" w:rsidRDefault="004008F8">
            <w:pPr>
              <w:pStyle w:val="ListParagraph"/>
              <w:numPr>
                <w:ilvl w:val="0"/>
                <w:numId w:val="142"/>
              </w:numPr>
              <w:spacing w:before="100" w:after="160" w:line="360" w:lineRule="auto"/>
              <w:ind w:left="1037" w:hanging="357"/>
              <w:contextualSpacing w:val="0"/>
              <w:rPr>
                <w:rFonts w:cstheme="minorHAnsi"/>
                <w:i/>
                <w:sz w:val="24"/>
                <w:szCs w:val="24"/>
                <w:lang w:val="en-US"/>
              </w:rPr>
            </w:pPr>
            <w:r w:rsidRPr="004008F8">
              <w:rPr>
                <w:rFonts w:cstheme="minorHAnsi"/>
                <w:i/>
                <w:sz w:val="24"/>
                <w:szCs w:val="24"/>
                <w:lang w:val="en-US"/>
              </w:rPr>
              <w:t>Companies must pay attention to the significance of the impact of risks that have been identified on the condition and frequency of risk events.</w:t>
            </w:r>
          </w:p>
          <w:p w14:paraId="0CAB3A8B" w14:textId="77777777" w:rsidR="004008F8" w:rsidRDefault="004008F8">
            <w:pPr>
              <w:pStyle w:val="ListParagraph"/>
              <w:numPr>
                <w:ilvl w:val="0"/>
                <w:numId w:val="142"/>
              </w:numPr>
              <w:spacing w:before="100" w:after="160" w:line="360" w:lineRule="auto"/>
              <w:ind w:left="1037" w:hanging="357"/>
              <w:contextualSpacing w:val="0"/>
              <w:rPr>
                <w:rFonts w:cstheme="minorHAnsi"/>
                <w:i/>
                <w:sz w:val="24"/>
                <w:szCs w:val="24"/>
                <w:lang w:val="en-US"/>
              </w:rPr>
            </w:pPr>
            <w:r w:rsidRPr="004008F8">
              <w:rPr>
                <w:rFonts w:cstheme="minorHAnsi"/>
                <w:i/>
                <w:sz w:val="24"/>
                <w:szCs w:val="24"/>
                <w:lang w:val="en-US"/>
              </w:rPr>
              <w:t>The method used can be a quantitative or qualitative method depending on the complexity of the business and IT used.</w:t>
            </w:r>
          </w:p>
          <w:p w14:paraId="61DD66FA" w14:textId="77777777" w:rsidR="004008F8" w:rsidRDefault="004008F8">
            <w:pPr>
              <w:pStyle w:val="ListParagraph"/>
              <w:numPr>
                <w:ilvl w:val="0"/>
                <w:numId w:val="142"/>
              </w:numPr>
              <w:spacing w:before="100" w:after="120" w:line="360" w:lineRule="auto"/>
              <w:ind w:left="1037" w:hanging="357"/>
              <w:contextualSpacing w:val="0"/>
              <w:rPr>
                <w:rFonts w:cstheme="minorHAnsi"/>
                <w:i/>
                <w:sz w:val="24"/>
                <w:szCs w:val="24"/>
                <w:lang w:val="en-US"/>
              </w:rPr>
            </w:pPr>
            <w:r w:rsidRPr="004008F8">
              <w:rPr>
                <w:rFonts w:cstheme="minorHAnsi"/>
                <w:i/>
                <w:sz w:val="24"/>
                <w:szCs w:val="24"/>
                <w:lang w:val="en-US"/>
              </w:rPr>
              <w:t>In a qualitative method, the magnitude of the impact and the probability of its occurrence can be explained in a narrative or rating.</w:t>
            </w:r>
          </w:p>
          <w:p w14:paraId="157570AD" w14:textId="5447CF02" w:rsidR="004008F8" w:rsidRPr="004008F8" w:rsidRDefault="004008F8">
            <w:pPr>
              <w:pStyle w:val="ListParagraph"/>
              <w:numPr>
                <w:ilvl w:val="0"/>
                <w:numId w:val="142"/>
              </w:numPr>
              <w:spacing w:before="100" w:after="0" w:line="360" w:lineRule="auto"/>
              <w:ind w:left="1042"/>
              <w:rPr>
                <w:rFonts w:cstheme="minorHAnsi"/>
                <w:i/>
                <w:sz w:val="24"/>
                <w:szCs w:val="24"/>
                <w:lang w:val="en-US"/>
              </w:rPr>
            </w:pPr>
            <w:r w:rsidRPr="004008F8">
              <w:rPr>
                <w:rFonts w:cstheme="minorHAnsi"/>
                <w:i/>
                <w:sz w:val="24"/>
                <w:szCs w:val="24"/>
                <w:lang w:val="en-US"/>
              </w:rPr>
              <w:t xml:space="preserve">In carrying out a risk evaluation, the risk treatment must be determined in accordance with the results of risk identification </w:t>
            </w:r>
            <w:r w:rsidRPr="004008F8">
              <w:rPr>
                <w:rFonts w:cstheme="minorHAnsi"/>
                <w:i/>
                <w:sz w:val="24"/>
                <w:szCs w:val="24"/>
                <w:lang w:val="en-US"/>
              </w:rPr>
              <w:lastRenderedPageBreak/>
              <w:t>and analysis with the following considerations in choosing a risk treatment.</w:t>
            </w:r>
          </w:p>
        </w:tc>
      </w:tr>
    </w:tbl>
    <w:p w14:paraId="138BBB5C" w14:textId="5520EDD6" w:rsidR="0052200D" w:rsidRPr="00781421" w:rsidRDefault="0052200D" w:rsidP="004008F8">
      <w:pPr>
        <w:widowControl w:val="0"/>
        <w:pBdr>
          <w:top w:val="nil"/>
          <w:left w:val="nil"/>
          <w:bottom w:val="nil"/>
          <w:right w:val="nil"/>
          <w:between w:val="nil"/>
        </w:pBdr>
        <w:tabs>
          <w:tab w:val="left" w:pos="3119"/>
        </w:tabs>
        <w:spacing w:before="0" w:after="0" w:line="360" w:lineRule="auto"/>
        <w:ind w:right="95"/>
        <w:rPr>
          <w:rFonts w:eastAsia="Arial" w:cstheme="minorHAnsi"/>
          <w:sz w:val="24"/>
          <w:szCs w:val="24"/>
          <w:lang w:val="id" w:eastAsia="en-ID"/>
        </w:rPr>
      </w:pPr>
    </w:p>
    <w:tbl>
      <w:tblPr>
        <w:tblW w:w="874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3311"/>
        <w:gridCol w:w="1843"/>
        <w:gridCol w:w="1460"/>
      </w:tblGrid>
      <w:tr w:rsidR="0052200D" w:rsidRPr="00781421" w14:paraId="2168C397" w14:textId="0D1C2E96" w:rsidTr="004971DD">
        <w:trPr>
          <w:tblHeader/>
        </w:trPr>
        <w:tc>
          <w:tcPr>
            <w:tcW w:w="2126" w:type="dxa"/>
            <w:shd w:val="clear" w:color="auto" w:fill="ED7D31" w:themeFill="accent2"/>
          </w:tcPr>
          <w:p w14:paraId="729F6AB2" w14:textId="77777777" w:rsidR="0052200D" w:rsidRPr="00781421" w:rsidRDefault="0052200D" w:rsidP="00183532">
            <w:pPr>
              <w:widowControl w:val="0"/>
              <w:spacing w:before="240" w:after="240" w:line="276" w:lineRule="auto"/>
              <w:ind w:right="95"/>
              <w:jc w:val="center"/>
              <w:rPr>
                <w:rFonts w:eastAsia="Arial" w:cstheme="minorHAnsi"/>
                <w:b/>
                <w:lang w:val="id" w:eastAsia="en-ID"/>
              </w:rPr>
            </w:pPr>
            <w:r w:rsidRPr="00781421">
              <w:rPr>
                <w:rFonts w:eastAsia="Arial" w:cstheme="minorHAnsi"/>
                <w:b/>
                <w:i/>
                <w:lang w:val="id" w:eastAsia="en-ID"/>
              </w:rPr>
              <w:t>Risk Treatment</w:t>
            </w:r>
            <w:r w:rsidRPr="00781421">
              <w:rPr>
                <w:rFonts w:eastAsia="Arial" w:cstheme="minorHAnsi"/>
                <w:b/>
                <w:lang w:val="id" w:eastAsia="en-ID"/>
              </w:rPr>
              <w:t xml:space="preserve"> (Perlakuan Risiko)</w:t>
            </w:r>
          </w:p>
        </w:tc>
        <w:tc>
          <w:tcPr>
            <w:tcW w:w="3311" w:type="dxa"/>
            <w:shd w:val="clear" w:color="auto" w:fill="ED7D31" w:themeFill="accent2"/>
            <w:vAlign w:val="center"/>
          </w:tcPr>
          <w:p w14:paraId="68CD2A4B" w14:textId="77777777" w:rsidR="0052200D" w:rsidRPr="00781421" w:rsidRDefault="0052200D" w:rsidP="00183532">
            <w:pPr>
              <w:widowControl w:val="0"/>
              <w:spacing w:before="240" w:after="240" w:line="276" w:lineRule="auto"/>
              <w:ind w:right="95"/>
              <w:jc w:val="center"/>
              <w:rPr>
                <w:rFonts w:eastAsia="Arial" w:cstheme="minorHAnsi"/>
                <w:b/>
                <w:lang w:val="id" w:eastAsia="en-ID"/>
              </w:rPr>
            </w:pPr>
            <w:r w:rsidRPr="00781421">
              <w:rPr>
                <w:rFonts w:eastAsia="Arial" w:cstheme="minorHAnsi"/>
                <w:b/>
                <w:lang w:val="id" w:eastAsia="en-ID"/>
              </w:rPr>
              <w:t>Deskripsi</w:t>
            </w:r>
          </w:p>
        </w:tc>
        <w:tc>
          <w:tcPr>
            <w:tcW w:w="1843" w:type="dxa"/>
            <w:shd w:val="clear" w:color="auto" w:fill="ED7D31" w:themeFill="accent2"/>
            <w:vAlign w:val="center"/>
          </w:tcPr>
          <w:p w14:paraId="21DC745C" w14:textId="77777777" w:rsidR="0052200D" w:rsidRPr="00781421" w:rsidRDefault="0052200D" w:rsidP="00183532">
            <w:pPr>
              <w:widowControl w:val="0"/>
              <w:spacing w:before="240" w:after="240" w:line="276" w:lineRule="auto"/>
              <w:ind w:right="95"/>
              <w:jc w:val="center"/>
              <w:rPr>
                <w:rFonts w:eastAsia="Arial" w:cstheme="minorHAnsi"/>
                <w:b/>
                <w:lang w:val="id" w:eastAsia="en-ID"/>
              </w:rPr>
            </w:pPr>
            <w:r w:rsidRPr="00781421">
              <w:rPr>
                <w:rFonts w:eastAsia="Arial" w:cstheme="minorHAnsi"/>
                <w:b/>
                <w:lang w:val="id" w:eastAsia="en-ID"/>
              </w:rPr>
              <w:t>Rating</w:t>
            </w:r>
          </w:p>
        </w:tc>
        <w:tc>
          <w:tcPr>
            <w:tcW w:w="1460" w:type="dxa"/>
            <w:shd w:val="clear" w:color="auto" w:fill="ED7D31" w:themeFill="accent2"/>
          </w:tcPr>
          <w:p w14:paraId="34DDD63E" w14:textId="4FC11A09" w:rsidR="005D42E4" w:rsidRDefault="005D42E4" w:rsidP="00183532">
            <w:pPr>
              <w:widowControl w:val="0"/>
              <w:spacing w:before="240" w:after="240" w:line="276" w:lineRule="auto"/>
              <w:ind w:right="95"/>
              <w:jc w:val="center"/>
              <w:rPr>
                <w:rFonts w:eastAsia="Arial" w:cstheme="minorHAnsi"/>
                <w:b/>
                <w:lang w:val="en-US" w:eastAsia="en-ID"/>
              </w:rPr>
            </w:pPr>
            <w:r>
              <w:rPr>
                <w:rFonts w:eastAsia="Arial" w:cstheme="minorHAnsi"/>
                <w:b/>
                <w:lang w:val="en-US" w:eastAsia="en-ID"/>
              </w:rPr>
              <w:t>Completion date</w:t>
            </w:r>
          </w:p>
        </w:tc>
      </w:tr>
      <w:tr w:rsidR="0052200D" w:rsidRPr="00781421" w14:paraId="1C21B852" w14:textId="32D7CFDE" w:rsidTr="004971DD">
        <w:tc>
          <w:tcPr>
            <w:tcW w:w="2126" w:type="dxa"/>
          </w:tcPr>
          <w:p w14:paraId="4B244D59" w14:textId="77777777" w:rsidR="0052200D" w:rsidRPr="00781421" w:rsidRDefault="0052200D" w:rsidP="00183532">
            <w:pPr>
              <w:widowControl w:val="0"/>
              <w:spacing w:before="240" w:after="240" w:line="276" w:lineRule="auto"/>
              <w:ind w:right="95"/>
              <w:jc w:val="left"/>
              <w:rPr>
                <w:rFonts w:eastAsia="Arial" w:cstheme="minorHAnsi"/>
                <w:b/>
                <w:lang w:val="id" w:eastAsia="en-ID"/>
              </w:rPr>
            </w:pPr>
            <w:r w:rsidRPr="00781421">
              <w:rPr>
                <w:rFonts w:eastAsia="Arial" w:cstheme="minorHAnsi"/>
                <w:b/>
                <w:lang w:val="id" w:eastAsia="en-ID"/>
              </w:rPr>
              <w:t>Menerima Risiko (</w:t>
            </w:r>
            <w:r w:rsidRPr="00781421">
              <w:rPr>
                <w:rFonts w:eastAsia="Arial" w:cstheme="minorHAnsi"/>
                <w:b/>
                <w:i/>
                <w:lang w:val="id" w:eastAsia="en-ID"/>
              </w:rPr>
              <w:t>Accepted</w:t>
            </w:r>
            <w:r w:rsidRPr="00781421">
              <w:rPr>
                <w:rFonts w:eastAsia="Arial" w:cstheme="minorHAnsi"/>
                <w:b/>
                <w:lang w:val="id" w:eastAsia="en-ID"/>
              </w:rPr>
              <w:t>)</w:t>
            </w:r>
          </w:p>
        </w:tc>
        <w:tc>
          <w:tcPr>
            <w:tcW w:w="3311" w:type="dxa"/>
          </w:tcPr>
          <w:p w14:paraId="6C5DE78E" w14:textId="77777777" w:rsidR="0052200D"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t>Tidak melakukan tindakan apapun terhadap risiko tersebut. Perlakuan ini diberikan bila tingkat risiko secara keseluruhan adalah rendah (tidak signifikan) bagi Perusahaan.</w:t>
            </w:r>
          </w:p>
          <w:p w14:paraId="4AB832D6" w14:textId="5162F56B" w:rsidR="00B91C84" w:rsidRPr="00B91C84" w:rsidRDefault="00B91C84" w:rsidP="00183532">
            <w:pPr>
              <w:widowControl w:val="0"/>
              <w:spacing w:before="240" w:after="240" w:line="276" w:lineRule="auto"/>
              <w:ind w:right="95"/>
              <w:rPr>
                <w:rFonts w:eastAsia="Arial" w:cstheme="minorHAnsi"/>
                <w:i/>
                <w:iCs/>
                <w:lang w:val="en-ID" w:eastAsia="en-ID"/>
              </w:rPr>
            </w:pPr>
            <w:r w:rsidRPr="00B91C84">
              <w:rPr>
                <w:rFonts w:eastAsia="Arial" w:cstheme="minorHAnsi"/>
                <w:i/>
                <w:iCs/>
                <w:lang w:val="en-US" w:eastAsia="en-ID"/>
              </w:rPr>
              <w:t>Take no action against the risk. This treatment is given when the overall risk level is low (not significant) for the company.</w:t>
            </w:r>
          </w:p>
        </w:tc>
        <w:tc>
          <w:tcPr>
            <w:tcW w:w="1843" w:type="dxa"/>
          </w:tcPr>
          <w:p w14:paraId="17831DFA" w14:textId="77777777" w:rsidR="0052200D" w:rsidRPr="00781421" w:rsidRDefault="0052200D" w:rsidP="00183532">
            <w:pPr>
              <w:widowControl w:val="0"/>
              <w:spacing w:before="240" w:after="240" w:line="276" w:lineRule="auto"/>
              <w:ind w:right="95"/>
              <w:jc w:val="center"/>
              <w:rPr>
                <w:rFonts w:eastAsia="Arial" w:cstheme="minorHAnsi"/>
                <w:lang w:val="id" w:eastAsia="en-ID"/>
              </w:rPr>
            </w:pPr>
            <w:r w:rsidRPr="00781421">
              <w:rPr>
                <w:rFonts w:eastAsia="Arial" w:cstheme="minorHAnsi"/>
                <w:lang w:val="id" w:eastAsia="en-ID"/>
              </w:rPr>
              <w:t>Low and Low to Moderate</w:t>
            </w:r>
          </w:p>
        </w:tc>
        <w:tc>
          <w:tcPr>
            <w:tcW w:w="1460" w:type="dxa"/>
          </w:tcPr>
          <w:p w14:paraId="72106BC8" w14:textId="3E10A123" w:rsidR="005D42E4" w:rsidRDefault="005D42E4" w:rsidP="00183532">
            <w:pPr>
              <w:widowControl w:val="0"/>
              <w:spacing w:before="240" w:after="240" w:line="276" w:lineRule="auto"/>
              <w:ind w:right="95"/>
              <w:jc w:val="center"/>
              <w:rPr>
                <w:rFonts w:eastAsia="Arial" w:cstheme="minorHAnsi"/>
                <w:lang w:val="en-US" w:eastAsia="en-ID"/>
              </w:rPr>
            </w:pPr>
            <w:r>
              <w:rPr>
                <w:rFonts w:eastAsia="Arial" w:cstheme="minorHAnsi"/>
                <w:lang w:val="en-US" w:eastAsia="en-ID"/>
              </w:rPr>
              <w:t>-</w:t>
            </w:r>
          </w:p>
        </w:tc>
      </w:tr>
      <w:tr w:rsidR="0052200D" w:rsidRPr="00781421" w14:paraId="1293A18C" w14:textId="66811F85" w:rsidTr="004971DD">
        <w:tc>
          <w:tcPr>
            <w:tcW w:w="2126" w:type="dxa"/>
          </w:tcPr>
          <w:p w14:paraId="54A8D39E" w14:textId="77777777" w:rsidR="0052200D" w:rsidRPr="00781421" w:rsidRDefault="0052200D" w:rsidP="00183532">
            <w:pPr>
              <w:widowControl w:val="0"/>
              <w:spacing w:before="240" w:after="240" w:line="276" w:lineRule="auto"/>
              <w:ind w:right="95"/>
              <w:jc w:val="left"/>
              <w:rPr>
                <w:rFonts w:eastAsia="Arial" w:cstheme="minorHAnsi"/>
                <w:b/>
                <w:lang w:val="id" w:eastAsia="en-ID"/>
              </w:rPr>
            </w:pPr>
            <w:r w:rsidRPr="00781421">
              <w:rPr>
                <w:rFonts w:eastAsia="Arial" w:cstheme="minorHAnsi"/>
                <w:b/>
                <w:lang w:val="id" w:eastAsia="en-ID"/>
              </w:rPr>
              <w:t>Mengalihkan Risiko (</w:t>
            </w:r>
            <w:r w:rsidRPr="00781421">
              <w:rPr>
                <w:rFonts w:eastAsia="Arial" w:cstheme="minorHAnsi"/>
                <w:b/>
                <w:i/>
                <w:lang w:val="id" w:eastAsia="en-ID"/>
              </w:rPr>
              <w:t>Transfer</w:t>
            </w:r>
            <w:r w:rsidRPr="00781421">
              <w:rPr>
                <w:rFonts w:eastAsia="Arial" w:cstheme="minorHAnsi"/>
                <w:b/>
                <w:lang w:val="id" w:eastAsia="en-ID"/>
              </w:rPr>
              <w:t>)</w:t>
            </w:r>
          </w:p>
        </w:tc>
        <w:tc>
          <w:tcPr>
            <w:tcW w:w="3311" w:type="dxa"/>
          </w:tcPr>
          <w:p w14:paraId="7F1EAAC7" w14:textId="77777777" w:rsidR="0052200D"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t>Memindahkan risiko untuk ditanggung oleh pihak lain. Hal ini dilaksanakan, antara lain melalui asuransi, outsourcing, subcontracting, tindakan perlindungan transaksi mata uang asing, dan lain lain. Perlakuan ini diberikan pada risiko yang memiliki dampak tinggi dan kemungkinan terjadi yang rendah.</w:t>
            </w:r>
          </w:p>
          <w:p w14:paraId="6BCB2638" w14:textId="3F6605A1" w:rsidR="00B91C84" w:rsidRPr="00791AD3" w:rsidRDefault="00791AD3" w:rsidP="00183532">
            <w:pPr>
              <w:widowControl w:val="0"/>
              <w:spacing w:before="240" w:after="240" w:line="276" w:lineRule="auto"/>
              <w:ind w:right="95"/>
              <w:rPr>
                <w:rFonts w:eastAsia="Arial" w:cstheme="minorHAnsi"/>
                <w:i/>
                <w:iCs/>
                <w:lang w:val="en-ID" w:eastAsia="en-ID"/>
              </w:rPr>
            </w:pPr>
            <w:r w:rsidRPr="00791AD3">
              <w:rPr>
                <w:rFonts w:eastAsia="Arial" w:cstheme="minorHAnsi"/>
                <w:i/>
                <w:iCs/>
                <w:lang w:val="en-US" w:eastAsia="en-ID"/>
              </w:rPr>
              <w:t xml:space="preserve">Transfer the risk to be borne by </w:t>
            </w:r>
            <w:r w:rsidRPr="00791AD3">
              <w:rPr>
                <w:rFonts w:eastAsia="Arial" w:cstheme="minorHAnsi"/>
                <w:i/>
                <w:iCs/>
                <w:lang w:val="en-US" w:eastAsia="en-ID"/>
              </w:rPr>
              <w:lastRenderedPageBreak/>
              <w:t>others. This is done, among other things, through insurance, outsourcing, subcontracting, foreign exchange transaction protection measures, and others. This treatment is given to risks that have high impact and low likelihood of occurrence</w:t>
            </w:r>
            <w:r w:rsidRPr="00791AD3">
              <w:rPr>
                <w:rFonts w:eastAsia="Arial" w:cstheme="minorHAnsi"/>
                <w:i/>
                <w:iCs/>
                <w:lang w:val="en-ID" w:eastAsia="en-ID"/>
              </w:rPr>
              <w:t>.</w:t>
            </w:r>
          </w:p>
        </w:tc>
        <w:tc>
          <w:tcPr>
            <w:tcW w:w="1843" w:type="dxa"/>
          </w:tcPr>
          <w:p w14:paraId="6B8619AB" w14:textId="77777777" w:rsidR="0052200D" w:rsidRPr="00781421"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lastRenderedPageBreak/>
              <w:t>High</w:t>
            </w:r>
          </w:p>
        </w:tc>
        <w:tc>
          <w:tcPr>
            <w:tcW w:w="1460" w:type="dxa"/>
          </w:tcPr>
          <w:p w14:paraId="304C8637" w14:textId="064F771A" w:rsidR="005E628C" w:rsidRDefault="005E628C" w:rsidP="00183532">
            <w:pPr>
              <w:widowControl w:val="0"/>
              <w:spacing w:before="240" w:after="240" w:line="276" w:lineRule="auto"/>
              <w:ind w:right="95"/>
              <w:rPr>
                <w:rFonts w:eastAsia="Arial" w:cstheme="minorHAnsi"/>
                <w:lang w:val="en-US" w:eastAsia="en-ID"/>
              </w:rPr>
            </w:pPr>
            <w:r>
              <w:rPr>
                <w:rFonts w:eastAsia="Arial" w:cstheme="minorHAnsi"/>
                <w:lang w:val="en-US" w:eastAsia="en-ID"/>
              </w:rPr>
              <w:t>3 bulan</w:t>
            </w:r>
          </w:p>
        </w:tc>
      </w:tr>
      <w:tr w:rsidR="0052200D" w:rsidRPr="00781421" w14:paraId="022DF340" w14:textId="3831BFE6" w:rsidTr="004971DD">
        <w:tc>
          <w:tcPr>
            <w:tcW w:w="2126" w:type="dxa"/>
          </w:tcPr>
          <w:p w14:paraId="44A9250B" w14:textId="77777777" w:rsidR="0052200D" w:rsidRPr="00781421" w:rsidRDefault="0052200D" w:rsidP="00183532">
            <w:pPr>
              <w:widowControl w:val="0"/>
              <w:spacing w:before="240" w:after="240" w:line="276" w:lineRule="auto"/>
              <w:ind w:right="95"/>
              <w:jc w:val="left"/>
              <w:rPr>
                <w:rFonts w:eastAsia="Arial" w:cstheme="minorHAnsi"/>
                <w:b/>
                <w:lang w:val="id" w:eastAsia="en-ID"/>
              </w:rPr>
            </w:pPr>
            <w:r w:rsidRPr="00781421">
              <w:rPr>
                <w:rFonts w:eastAsia="Arial" w:cstheme="minorHAnsi"/>
                <w:b/>
                <w:lang w:val="id" w:eastAsia="en-ID"/>
              </w:rPr>
              <w:t>Menghindari Risiko (</w:t>
            </w:r>
            <w:r w:rsidRPr="00781421">
              <w:rPr>
                <w:rFonts w:eastAsia="Arial" w:cstheme="minorHAnsi"/>
                <w:b/>
                <w:i/>
                <w:lang w:val="id" w:eastAsia="en-ID"/>
              </w:rPr>
              <w:t>Avoid</w:t>
            </w:r>
            <w:r w:rsidRPr="00781421">
              <w:rPr>
                <w:rFonts w:eastAsia="Arial" w:cstheme="minorHAnsi"/>
                <w:b/>
                <w:lang w:val="id" w:eastAsia="en-ID"/>
              </w:rPr>
              <w:t>)</w:t>
            </w:r>
          </w:p>
        </w:tc>
        <w:tc>
          <w:tcPr>
            <w:tcW w:w="3311" w:type="dxa"/>
          </w:tcPr>
          <w:p w14:paraId="48DC6246" w14:textId="77777777" w:rsidR="0052200D"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t>Tidak melaksanakan, atau meneruskan kegiatan yang menimbulkan risiko tersebut. Perlakuan ini diberikan bila tingkat risiko secara keseluruhan tidak dapat diterima oleh Perusahaan.</w:t>
            </w:r>
          </w:p>
          <w:p w14:paraId="27FEDEC7" w14:textId="48475FDD" w:rsidR="00791AD3" w:rsidRPr="00791AD3" w:rsidRDefault="00791AD3" w:rsidP="00183532">
            <w:pPr>
              <w:widowControl w:val="0"/>
              <w:spacing w:before="240" w:after="240" w:line="276" w:lineRule="auto"/>
              <w:ind w:right="95"/>
              <w:rPr>
                <w:rFonts w:eastAsia="Arial" w:cstheme="minorHAnsi"/>
                <w:i/>
                <w:iCs/>
                <w:lang w:val="en-ID" w:eastAsia="en-ID"/>
              </w:rPr>
            </w:pPr>
            <w:r w:rsidRPr="00791AD3">
              <w:rPr>
                <w:rFonts w:eastAsia="Arial" w:cstheme="minorHAnsi"/>
                <w:i/>
                <w:iCs/>
                <w:lang w:val="en-US" w:eastAsia="en-ID"/>
              </w:rPr>
              <w:t>Take action to reduce the likelihood of the risk occurring, or reduce the impact of the risk if it occurs, or reduce both. This treatment is given when the company aims to reduce the impact and/or likelihood of the risk to the expected risk level</w:t>
            </w:r>
            <w:r w:rsidRPr="00791AD3">
              <w:rPr>
                <w:rFonts w:eastAsia="Arial" w:cstheme="minorHAnsi"/>
                <w:i/>
                <w:iCs/>
                <w:lang w:val="en-ID" w:eastAsia="en-ID"/>
              </w:rPr>
              <w:t>.</w:t>
            </w:r>
          </w:p>
        </w:tc>
        <w:tc>
          <w:tcPr>
            <w:tcW w:w="1843" w:type="dxa"/>
          </w:tcPr>
          <w:p w14:paraId="77B55294" w14:textId="77777777" w:rsidR="0052200D" w:rsidRPr="00781421" w:rsidRDefault="0052200D" w:rsidP="00183532">
            <w:pPr>
              <w:widowControl w:val="0"/>
              <w:spacing w:before="240" w:after="240" w:line="276" w:lineRule="auto"/>
              <w:ind w:right="95"/>
              <w:jc w:val="left"/>
              <w:rPr>
                <w:rFonts w:eastAsia="Arial" w:cstheme="minorHAnsi"/>
                <w:lang w:val="id" w:eastAsia="en-ID"/>
              </w:rPr>
            </w:pPr>
            <w:r w:rsidRPr="00781421">
              <w:rPr>
                <w:rFonts w:eastAsia="Arial" w:cstheme="minorHAnsi"/>
                <w:lang w:val="id" w:eastAsia="en-ID"/>
              </w:rPr>
              <w:t xml:space="preserve">Moderate to High </w:t>
            </w:r>
          </w:p>
        </w:tc>
        <w:tc>
          <w:tcPr>
            <w:tcW w:w="1460" w:type="dxa"/>
          </w:tcPr>
          <w:p w14:paraId="15E73C77" w14:textId="2338B3F6" w:rsidR="005E628C" w:rsidRDefault="005E628C" w:rsidP="00183532">
            <w:pPr>
              <w:widowControl w:val="0"/>
              <w:spacing w:before="240" w:after="240" w:line="276" w:lineRule="auto"/>
              <w:ind w:right="95"/>
              <w:jc w:val="left"/>
              <w:rPr>
                <w:rFonts w:eastAsia="Arial" w:cstheme="minorHAnsi"/>
                <w:lang w:val="en-US" w:eastAsia="en-ID"/>
              </w:rPr>
            </w:pPr>
            <w:r>
              <w:rPr>
                <w:rFonts w:eastAsia="Arial" w:cstheme="minorHAnsi"/>
                <w:lang w:val="en-US" w:eastAsia="en-ID"/>
              </w:rPr>
              <w:t>6 bulan</w:t>
            </w:r>
          </w:p>
        </w:tc>
      </w:tr>
      <w:tr w:rsidR="0052200D" w:rsidRPr="00781421" w14:paraId="037E0039" w14:textId="0EF7ACBF" w:rsidTr="004971DD">
        <w:tc>
          <w:tcPr>
            <w:tcW w:w="2126" w:type="dxa"/>
          </w:tcPr>
          <w:p w14:paraId="37D99EEA" w14:textId="77777777" w:rsidR="0052200D" w:rsidRPr="00781421" w:rsidRDefault="0052200D" w:rsidP="00183532">
            <w:pPr>
              <w:widowControl w:val="0"/>
              <w:spacing w:before="240" w:after="240" w:line="276" w:lineRule="auto"/>
              <w:ind w:right="95"/>
              <w:jc w:val="left"/>
              <w:rPr>
                <w:rFonts w:eastAsia="Arial" w:cstheme="minorHAnsi"/>
                <w:b/>
                <w:lang w:val="id" w:eastAsia="en-ID"/>
              </w:rPr>
            </w:pPr>
            <w:r w:rsidRPr="00781421">
              <w:rPr>
                <w:rFonts w:eastAsia="Arial" w:cstheme="minorHAnsi"/>
                <w:b/>
                <w:lang w:val="id" w:eastAsia="en-ID"/>
              </w:rPr>
              <w:t>Mengurangi Risiko (</w:t>
            </w:r>
            <w:r w:rsidRPr="00781421">
              <w:rPr>
                <w:rFonts w:eastAsia="Arial" w:cstheme="minorHAnsi"/>
                <w:b/>
                <w:i/>
                <w:lang w:val="id" w:eastAsia="en-ID"/>
              </w:rPr>
              <w:t>Risk Reduction</w:t>
            </w:r>
            <w:r w:rsidRPr="00781421">
              <w:rPr>
                <w:rFonts w:eastAsia="Arial" w:cstheme="minorHAnsi"/>
                <w:b/>
                <w:lang w:val="id" w:eastAsia="en-ID"/>
              </w:rPr>
              <w:t>)</w:t>
            </w:r>
          </w:p>
        </w:tc>
        <w:tc>
          <w:tcPr>
            <w:tcW w:w="3311" w:type="dxa"/>
          </w:tcPr>
          <w:p w14:paraId="27D054D2" w14:textId="77777777" w:rsidR="0052200D"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t xml:space="preserve">Melakukan tindakan yang mengurangi kemungkinan timbulnya risiko, atau mengurangi dampak risiko apabila risiko terjadi, atau </w:t>
            </w:r>
            <w:r w:rsidRPr="00781421">
              <w:rPr>
                <w:rFonts w:eastAsia="Arial" w:cstheme="minorHAnsi"/>
                <w:lang w:val="id" w:eastAsia="en-ID"/>
              </w:rPr>
              <w:lastRenderedPageBreak/>
              <w:t xml:space="preserve">mengurangi keduanya. Perlakuan ini diberikan bila Perusahaan bertujuan mengurangi Impact dan/atau </w:t>
            </w:r>
            <w:r w:rsidRPr="00781421">
              <w:rPr>
                <w:rFonts w:eastAsia="Arial" w:cstheme="minorHAnsi"/>
                <w:i/>
                <w:lang w:val="id" w:eastAsia="en-ID"/>
              </w:rPr>
              <w:t xml:space="preserve">likelihood </w:t>
            </w:r>
            <w:r w:rsidRPr="00781421">
              <w:rPr>
                <w:rFonts w:eastAsia="Arial" w:cstheme="minorHAnsi"/>
                <w:lang w:val="id" w:eastAsia="en-ID"/>
              </w:rPr>
              <w:t>risiko sampai pada tingkat yang diharapkan (</w:t>
            </w:r>
            <w:r w:rsidRPr="00781421">
              <w:rPr>
                <w:rFonts w:eastAsia="Arial" w:cstheme="minorHAnsi"/>
                <w:i/>
                <w:lang w:val="id" w:eastAsia="en-ID"/>
              </w:rPr>
              <w:t>expected risk</w:t>
            </w:r>
            <w:r w:rsidRPr="00781421">
              <w:rPr>
                <w:rFonts w:eastAsia="Arial" w:cstheme="minorHAnsi"/>
                <w:lang w:val="id" w:eastAsia="en-ID"/>
              </w:rPr>
              <w:t>).</w:t>
            </w:r>
          </w:p>
          <w:p w14:paraId="32B2477C" w14:textId="0ED1C572" w:rsidR="000762A0" w:rsidRPr="00597D2A" w:rsidRDefault="00597D2A" w:rsidP="00183532">
            <w:pPr>
              <w:widowControl w:val="0"/>
              <w:spacing w:before="240" w:after="240" w:line="276" w:lineRule="auto"/>
              <w:ind w:right="95"/>
              <w:rPr>
                <w:rFonts w:eastAsia="Arial" w:cstheme="minorHAnsi"/>
                <w:i/>
                <w:iCs/>
                <w:lang w:val="en-ID" w:eastAsia="en-ID"/>
              </w:rPr>
            </w:pPr>
            <w:r w:rsidRPr="00597D2A">
              <w:rPr>
                <w:rFonts w:eastAsia="Arial" w:cstheme="minorHAnsi"/>
                <w:i/>
                <w:iCs/>
                <w:lang w:val="en-US" w:eastAsia="en-ID"/>
              </w:rPr>
              <w:t>Take action to reduce the likelihood of the risk occurring, or reduce the impact of the risk if it occurs, or reduce both. This treatment is given when the company aims to reduce the impact and/or likelihood of the risk to the expected risk level</w:t>
            </w:r>
            <w:r w:rsidR="001D07F6">
              <w:rPr>
                <w:rFonts w:eastAsia="Arial" w:cstheme="minorHAnsi"/>
                <w:i/>
                <w:iCs/>
                <w:lang w:val="en-US" w:eastAsia="en-ID"/>
              </w:rPr>
              <w:t>.</w:t>
            </w:r>
          </w:p>
        </w:tc>
        <w:tc>
          <w:tcPr>
            <w:tcW w:w="1843" w:type="dxa"/>
          </w:tcPr>
          <w:p w14:paraId="7C6D2DAB" w14:textId="77777777" w:rsidR="0052200D" w:rsidRPr="00781421" w:rsidRDefault="0052200D" w:rsidP="00183532">
            <w:pPr>
              <w:widowControl w:val="0"/>
              <w:spacing w:before="240" w:after="240" w:line="276" w:lineRule="auto"/>
              <w:ind w:right="95"/>
              <w:rPr>
                <w:rFonts w:eastAsia="Arial" w:cstheme="minorHAnsi"/>
                <w:lang w:val="id" w:eastAsia="en-ID"/>
              </w:rPr>
            </w:pPr>
            <w:r w:rsidRPr="00781421">
              <w:rPr>
                <w:rFonts w:eastAsia="Arial" w:cstheme="minorHAnsi"/>
                <w:lang w:val="id" w:eastAsia="en-ID"/>
              </w:rPr>
              <w:lastRenderedPageBreak/>
              <w:t xml:space="preserve">Moderate </w:t>
            </w:r>
          </w:p>
        </w:tc>
        <w:tc>
          <w:tcPr>
            <w:tcW w:w="1460" w:type="dxa"/>
          </w:tcPr>
          <w:p w14:paraId="691CAD24" w14:textId="1E3D4C30" w:rsidR="005E628C" w:rsidRDefault="005E628C" w:rsidP="00A33324">
            <w:pPr>
              <w:keepNext/>
              <w:widowControl w:val="0"/>
              <w:spacing w:before="240" w:after="240" w:line="276" w:lineRule="auto"/>
              <w:ind w:right="95"/>
              <w:rPr>
                <w:rFonts w:eastAsia="Arial" w:cstheme="minorHAnsi"/>
                <w:lang w:val="en-US" w:eastAsia="en-ID"/>
              </w:rPr>
            </w:pPr>
            <w:r>
              <w:rPr>
                <w:rFonts w:eastAsia="Arial" w:cstheme="minorHAnsi"/>
                <w:lang w:val="en-US" w:eastAsia="en-ID"/>
              </w:rPr>
              <w:t>1 tahun</w:t>
            </w:r>
          </w:p>
        </w:tc>
      </w:tr>
    </w:tbl>
    <w:p w14:paraId="477E0CA3" w14:textId="0B379D74" w:rsidR="004008F8" w:rsidRDefault="00A33324" w:rsidP="00392302">
      <w:pPr>
        <w:pStyle w:val="Caption"/>
        <w:ind w:left="993"/>
        <w:jc w:val="center"/>
        <w:rPr>
          <w:i w:val="0"/>
          <w:iCs w:val="0"/>
          <w:color w:val="auto"/>
          <w:sz w:val="22"/>
          <w:szCs w:val="22"/>
          <w:lang w:val="en-GB"/>
        </w:rPr>
      </w:pPr>
      <w:bookmarkStart w:id="33" w:name="_Toc132211142"/>
      <w:r w:rsidRPr="00A33324">
        <w:rPr>
          <w:b/>
          <w:bCs/>
          <w:i w:val="0"/>
          <w:iCs w:val="0"/>
          <w:color w:val="auto"/>
          <w:sz w:val="22"/>
          <w:szCs w:val="22"/>
        </w:rPr>
        <w:t>Tab</w:t>
      </w:r>
      <w:r w:rsidR="00392302">
        <w:rPr>
          <w:b/>
          <w:bCs/>
          <w:i w:val="0"/>
          <w:iCs w:val="0"/>
          <w:color w:val="auto"/>
          <w:sz w:val="22"/>
          <w:szCs w:val="22"/>
          <w:lang w:val="en-GB"/>
        </w:rPr>
        <w:t>el</w:t>
      </w:r>
      <w:r w:rsidRPr="00A33324">
        <w:rPr>
          <w:b/>
          <w:bCs/>
          <w:i w:val="0"/>
          <w:iCs w:val="0"/>
          <w:color w:val="auto"/>
          <w:sz w:val="22"/>
          <w:szCs w:val="22"/>
        </w:rPr>
        <w:t xml:space="preserve"> </w:t>
      </w:r>
      <w:r w:rsidRPr="00A33324">
        <w:rPr>
          <w:b/>
          <w:bCs/>
          <w:i w:val="0"/>
          <w:iCs w:val="0"/>
          <w:color w:val="auto"/>
          <w:sz w:val="22"/>
          <w:szCs w:val="22"/>
        </w:rPr>
        <w:fldChar w:fldCharType="begin"/>
      </w:r>
      <w:r w:rsidRPr="00A33324">
        <w:rPr>
          <w:b/>
          <w:bCs/>
          <w:i w:val="0"/>
          <w:iCs w:val="0"/>
          <w:color w:val="auto"/>
          <w:sz w:val="22"/>
          <w:szCs w:val="22"/>
        </w:rPr>
        <w:instrText xml:space="preserve"> SEQ Table \* ARABIC </w:instrText>
      </w:r>
      <w:r w:rsidRPr="00A33324">
        <w:rPr>
          <w:b/>
          <w:bCs/>
          <w:i w:val="0"/>
          <w:iCs w:val="0"/>
          <w:color w:val="auto"/>
          <w:sz w:val="22"/>
          <w:szCs w:val="22"/>
        </w:rPr>
        <w:fldChar w:fldCharType="separate"/>
      </w:r>
      <w:r w:rsidR="00650C3B">
        <w:rPr>
          <w:b/>
          <w:bCs/>
          <w:i w:val="0"/>
          <w:iCs w:val="0"/>
          <w:noProof/>
          <w:color w:val="auto"/>
          <w:sz w:val="22"/>
          <w:szCs w:val="22"/>
        </w:rPr>
        <w:t>5</w:t>
      </w:r>
      <w:r w:rsidRPr="00A33324">
        <w:rPr>
          <w:b/>
          <w:bCs/>
          <w:i w:val="0"/>
          <w:iCs w:val="0"/>
          <w:color w:val="auto"/>
          <w:sz w:val="22"/>
          <w:szCs w:val="22"/>
        </w:rPr>
        <w:fldChar w:fldCharType="end"/>
      </w:r>
      <w:r w:rsidRPr="00A33324">
        <w:rPr>
          <w:i w:val="0"/>
          <w:iCs w:val="0"/>
          <w:color w:val="auto"/>
          <w:sz w:val="22"/>
          <w:szCs w:val="22"/>
          <w:lang w:val="en-GB"/>
        </w:rPr>
        <w:t>. Evaluasi Risiko</w:t>
      </w:r>
      <w:bookmarkEnd w:id="3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392302" w:rsidRPr="007B6EA1" w14:paraId="0970D45A" w14:textId="77777777">
        <w:tc>
          <w:tcPr>
            <w:tcW w:w="4560" w:type="dxa"/>
          </w:tcPr>
          <w:p w14:paraId="20F5C39C" w14:textId="77777777" w:rsidR="00392302" w:rsidRPr="00A33324" w:rsidRDefault="00392302">
            <w:pPr>
              <w:pStyle w:val="ListParagraph"/>
              <w:widowControl w:val="0"/>
              <w:pBdr>
                <w:top w:val="nil"/>
                <w:left w:val="nil"/>
                <w:bottom w:val="nil"/>
                <w:right w:val="nil"/>
                <w:between w:val="nil"/>
              </w:pBdr>
              <w:spacing w:before="132" w:after="0" w:line="360" w:lineRule="auto"/>
              <w:ind w:left="739" w:right="95"/>
              <w:rPr>
                <w:rFonts w:eastAsia="Arial" w:cstheme="minorHAnsi"/>
                <w:sz w:val="24"/>
                <w:szCs w:val="24"/>
                <w:lang w:val="id" w:eastAsia="en-ID"/>
              </w:rPr>
            </w:pPr>
          </w:p>
          <w:p w14:paraId="0F5DF56B" w14:textId="77777777" w:rsidR="00392302" w:rsidRPr="004008F8" w:rsidRDefault="00392302">
            <w:pPr>
              <w:pStyle w:val="ListParagraph"/>
              <w:widowControl w:val="0"/>
              <w:numPr>
                <w:ilvl w:val="2"/>
                <w:numId w:val="30"/>
              </w:numPr>
              <w:pBdr>
                <w:top w:val="nil"/>
                <w:left w:val="nil"/>
                <w:bottom w:val="nil"/>
                <w:right w:val="nil"/>
                <w:between w:val="nil"/>
              </w:pBdr>
              <w:spacing w:before="132" w:after="0" w:line="360" w:lineRule="auto"/>
              <w:ind w:left="739" w:right="95" w:hanging="284"/>
              <w:rPr>
                <w:rFonts w:eastAsia="Arial" w:cstheme="minorHAnsi"/>
                <w:sz w:val="24"/>
                <w:szCs w:val="24"/>
                <w:lang w:val="id" w:eastAsia="en-ID"/>
              </w:rPr>
            </w:pPr>
            <w:r w:rsidRPr="00781421">
              <w:rPr>
                <w:rFonts w:eastAsia="Arial" w:cstheme="minorHAnsi"/>
                <w:color w:val="000000"/>
                <w:sz w:val="24"/>
                <w:szCs w:val="24"/>
                <w:lang w:val="id" w:eastAsia="en-ID"/>
              </w:rPr>
              <w:t xml:space="preserve">Risiko yang telah diidentifikasi dan dinilai beserta dengan penanganan risiko perlu didokumentasikan untuk menunjang proses pemantauan risiko dan pengambilan keputusan penanganan risiko dan diperbaharui secara berkala termasuk dokumentasi penanganan potensi </w:t>
            </w:r>
            <w:r w:rsidRPr="00781421">
              <w:rPr>
                <w:rFonts w:eastAsia="Arial" w:cstheme="minorHAnsi"/>
                <w:color w:val="000000"/>
                <w:sz w:val="24"/>
                <w:szCs w:val="24"/>
                <w:lang w:val="id" w:eastAsia="en-ID"/>
              </w:rPr>
              <w:lastRenderedPageBreak/>
              <w:t>risiko.</w:t>
            </w:r>
          </w:p>
        </w:tc>
        <w:tc>
          <w:tcPr>
            <w:tcW w:w="236" w:type="dxa"/>
          </w:tcPr>
          <w:p w14:paraId="229CB0C3" w14:textId="77777777" w:rsidR="00392302" w:rsidRPr="007B6EA1" w:rsidRDefault="00392302">
            <w:pPr>
              <w:spacing w:before="0" w:after="0" w:line="360" w:lineRule="auto"/>
              <w:rPr>
                <w:rFonts w:cstheme="minorHAnsi"/>
                <w:sz w:val="24"/>
                <w:szCs w:val="24"/>
                <w:lang w:val="en-US"/>
              </w:rPr>
            </w:pPr>
          </w:p>
        </w:tc>
        <w:tc>
          <w:tcPr>
            <w:tcW w:w="4560" w:type="dxa"/>
          </w:tcPr>
          <w:p w14:paraId="7035E6BA" w14:textId="77777777" w:rsidR="00392302" w:rsidRPr="00153936" w:rsidRDefault="00392302" w:rsidP="00153936">
            <w:pPr>
              <w:spacing w:before="120" w:after="0" w:line="360" w:lineRule="auto"/>
              <w:rPr>
                <w:rFonts w:cstheme="minorHAnsi"/>
                <w:i/>
                <w:sz w:val="24"/>
                <w:szCs w:val="24"/>
                <w:lang w:val="en-US"/>
              </w:rPr>
            </w:pPr>
          </w:p>
          <w:p w14:paraId="5EE16F1F" w14:textId="77777777" w:rsidR="00392302" w:rsidRPr="004008F8" w:rsidRDefault="00392302" w:rsidP="00153936">
            <w:pPr>
              <w:pStyle w:val="ListParagraph"/>
              <w:numPr>
                <w:ilvl w:val="0"/>
                <w:numId w:val="143"/>
              </w:numPr>
              <w:spacing w:before="0" w:after="0" w:line="360" w:lineRule="auto"/>
              <w:ind w:left="714" w:hanging="357"/>
              <w:contextualSpacing w:val="0"/>
              <w:rPr>
                <w:rFonts w:cstheme="minorHAnsi"/>
                <w:i/>
                <w:sz w:val="24"/>
                <w:szCs w:val="24"/>
                <w:lang w:val="en-US"/>
              </w:rPr>
            </w:pPr>
            <w:r w:rsidRPr="004008F8">
              <w:rPr>
                <w:rFonts w:cstheme="minorHAnsi"/>
                <w:i/>
                <w:sz w:val="24"/>
                <w:szCs w:val="24"/>
                <w:lang w:val="en-US"/>
              </w:rPr>
              <w:t>Risks that have been identified and assessed along with risk management need to be documented to support the process of monitoring risks and making decisions on risk management and updated periodically including documentation of handling potential risks.</w:t>
            </w:r>
          </w:p>
        </w:tc>
      </w:tr>
    </w:tbl>
    <w:p w14:paraId="0547723A" w14:textId="77777777" w:rsidR="00392302" w:rsidRPr="00392302" w:rsidRDefault="00392302" w:rsidP="00392302">
      <w:pPr>
        <w:rPr>
          <w:lang w:val="en-GB"/>
        </w:rPr>
      </w:pPr>
    </w:p>
    <w:p w14:paraId="53882EC4" w14:textId="16E2959C" w:rsidR="0052200D" w:rsidRDefault="0052200D">
      <w:pPr>
        <w:pStyle w:val="Heading3"/>
        <w:numPr>
          <w:ilvl w:val="1"/>
          <w:numId w:val="61"/>
        </w:numPr>
        <w:ind w:left="567" w:hanging="567"/>
        <w:rPr>
          <w:rFonts w:asciiTheme="minorHAnsi" w:eastAsia="Arial" w:hAnsiTheme="minorHAnsi" w:cstheme="minorHAnsi"/>
          <w:b/>
          <w:bCs/>
          <w:i/>
          <w:color w:val="auto"/>
          <w:lang w:val="id" w:eastAsia="en-ID"/>
        </w:rPr>
      </w:pPr>
      <w:bookmarkStart w:id="34" w:name="_heading=h.35nkun2" w:colFirst="0" w:colLast="0"/>
      <w:bookmarkStart w:id="35" w:name="_Toc163097288"/>
      <w:bookmarkEnd w:id="34"/>
      <w:r w:rsidRPr="00781421">
        <w:rPr>
          <w:rFonts w:asciiTheme="minorHAnsi" w:eastAsia="Arial" w:hAnsiTheme="minorHAnsi" w:cstheme="minorHAnsi"/>
          <w:b/>
          <w:bCs/>
          <w:i/>
          <w:color w:val="auto"/>
          <w:lang w:val="id" w:eastAsia="en-ID"/>
        </w:rPr>
        <w:t>Risk Treatment Plan</w:t>
      </w:r>
      <w:bookmarkEnd w:id="3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52364B" w:rsidRPr="007B6EA1" w14:paraId="33D55BAE" w14:textId="77777777" w:rsidTr="00F841A5">
        <w:trPr>
          <w:trHeight w:val="3936"/>
        </w:trPr>
        <w:tc>
          <w:tcPr>
            <w:tcW w:w="4560" w:type="dxa"/>
          </w:tcPr>
          <w:p w14:paraId="4157D313" w14:textId="73D07B62" w:rsidR="0052364B" w:rsidRPr="00AD2A62" w:rsidRDefault="0052364B" w:rsidP="0052364B">
            <w:pPr>
              <w:widowControl w:val="0"/>
              <w:numPr>
                <w:ilvl w:val="0"/>
                <w:numId w:val="19"/>
              </w:numPr>
              <w:pBdr>
                <w:top w:val="nil"/>
                <w:left w:val="nil"/>
                <w:bottom w:val="nil"/>
                <w:right w:val="nil"/>
                <w:between w:val="nil"/>
              </w:pBdr>
              <w:spacing w:before="93" w:after="0" w:line="360" w:lineRule="auto"/>
              <w:ind w:left="739" w:right="41"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Manajemen dan </w:t>
            </w:r>
            <w:r w:rsidRPr="00781421">
              <w:rPr>
                <w:rFonts w:eastAsia="Arial" w:cstheme="minorHAnsi"/>
                <w:i/>
                <w:color w:val="000000"/>
                <w:sz w:val="24"/>
                <w:szCs w:val="24"/>
                <w:lang w:val="id" w:eastAsia="en-ID"/>
              </w:rPr>
              <w:t xml:space="preserve">Risk Owner </w:t>
            </w:r>
            <w:r w:rsidRPr="00781421">
              <w:rPr>
                <w:rFonts w:eastAsia="Arial" w:cstheme="minorHAnsi"/>
                <w:color w:val="000000"/>
                <w:sz w:val="24"/>
                <w:szCs w:val="24"/>
                <w:lang w:val="id" w:eastAsia="en-ID"/>
              </w:rPr>
              <w:t>harus menerapkan praktik-praktik pengendalian  yang memadai sesuai hasil analisis risiko dan level risiko yang telah diidentifikasi, sebagai bagian dari strategi mitigasi risiko keamanan informasi secara keseluruhan dengan mempertimbangkan:</w:t>
            </w:r>
          </w:p>
        </w:tc>
        <w:tc>
          <w:tcPr>
            <w:tcW w:w="236" w:type="dxa"/>
          </w:tcPr>
          <w:p w14:paraId="614957F1" w14:textId="77777777" w:rsidR="0052364B" w:rsidRPr="007B6EA1" w:rsidRDefault="0052364B">
            <w:pPr>
              <w:spacing w:before="0" w:after="0" w:line="360" w:lineRule="auto"/>
              <w:rPr>
                <w:rFonts w:cstheme="minorHAnsi"/>
                <w:sz w:val="24"/>
                <w:szCs w:val="24"/>
                <w:lang w:val="en-US"/>
              </w:rPr>
            </w:pPr>
          </w:p>
        </w:tc>
        <w:tc>
          <w:tcPr>
            <w:tcW w:w="4560" w:type="dxa"/>
          </w:tcPr>
          <w:p w14:paraId="2DD509C4" w14:textId="7D819EF3" w:rsidR="0052364B" w:rsidRDefault="0052364B">
            <w:pPr>
              <w:pStyle w:val="ListParagraph"/>
              <w:numPr>
                <w:ilvl w:val="0"/>
                <w:numId w:val="144"/>
              </w:numPr>
              <w:spacing w:before="120" w:after="0" w:line="360" w:lineRule="auto"/>
              <w:rPr>
                <w:rFonts w:cstheme="minorHAnsi"/>
                <w:i/>
                <w:sz w:val="24"/>
                <w:szCs w:val="24"/>
                <w:lang w:val="en-US"/>
              </w:rPr>
            </w:pPr>
            <w:r w:rsidRPr="0052364B">
              <w:rPr>
                <w:rFonts w:cstheme="minorHAnsi"/>
                <w:i/>
                <w:sz w:val="24"/>
                <w:szCs w:val="24"/>
                <w:lang w:val="en-US"/>
              </w:rPr>
              <w:t>Management and Risk Owners must implement adequate control practices in accordance with the results of risk analysis and risk levels that have been identified, as part of the overall information security risk mitigation strategy by considering:</w:t>
            </w:r>
          </w:p>
          <w:p w14:paraId="55BFA2CC" w14:textId="0375B231" w:rsidR="0052364B" w:rsidRPr="0052364B" w:rsidRDefault="0052364B" w:rsidP="0052364B">
            <w:pPr>
              <w:pStyle w:val="ListParagraph"/>
              <w:spacing w:before="120" w:after="0" w:line="360" w:lineRule="auto"/>
              <w:ind w:left="1571"/>
              <w:rPr>
                <w:rFonts w:cstheme="minorHAnsi"/>
                <w:i/>
                <w:sz w:val="24"/>
                <w:szCs w:val="24"/>
                <w:lang w:val="en-US"/>
              </w:rPr>
            </w:pPr>
          </w:p>
        </w:tc>
      </w:tr>
      <w:tr w:rsidR="00745F58" w:rsidRPr="007B6EA1" w14:paraId="1F4B3298" w14:textId="77777777" w:rsidTr="00F841A5">
        <w:trPr>
          <w:trHeight w:val="504"/>
        </w:trPr>
        <w:tc>
          <w:tcPr>
            <w:tcW w:w="4560" w:type="dxa"/>
          </w:tcPr>
          <w:p w14:paraId="1BF75D4E" w14:textId="64588408" w:rsidR="00745F58" w:rsidRPr="00781421" w:rsidRDefault="00745F58" w:rsidP="00745F58">
            <w:pPr>
              <w:widowControl w:val="0"/>
              <w:numPr>
                <w:ilvl w:val="3"/>
                <w:numId w:val="32"/>
              </w:numPr>
              <w:pBdr>
                <w:top w:val="nil"/>
                <w:left w:val="nil"/>
                <w:bottom w:val="nil"/>
                <w:right w:val="nil"/>
                <w:between w:val="nil"/>
              </w:pBdr>
              <w:spacing w:before="120" w:after="0" w:line="360" w:lineRule="auto"/>
              <w:ind w:left="1022"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Hasil penilaian risiko;</w:t>
            </w:r>
          </w:p>
        </w:tc>
        <w:tc>
          <w:tcPr>
            <w:tcW w:w="236" w:type="dxa"/>
          </w:tcPr>
          <w:p w14:paraId="7BC32B29" w14:textId="77777777" w:rsidR="00745F58" w:rsidRPr="007B6EA1" w:rsidRDefault="00745F58">
            <w:pPr>
              <w:spacing w:before="0" w:after="0" w:line="360" w:lineRule="auto"/>
              <w:rPr>
                <w:rFonts w:cstheme="minorHAnsi"/>
                <w:sz w:val="24"/>
                <w:szCs w:val="24"/>
                <w:lang w:val="en-US"/>
              </w:rPr>
            </w:pPr>
          </w:p>
        </w:tc>
        <w:tc>
          <w:tcPr>
            <w:tcW w:w="4560" w:type="dxa"/>
          </w:tcPr>
          <w:p w14:paraId="095BBC15" w14:textId="3BF9F581" w:rsidR="00745F58" w:rsidRPr="0052364B" w:rsidRDefault="00745F58" w:rsidP="00745F58">
            <w:pPr>
              <w:pStyle w:val="ListParagraph"/>
              <w:numPr>
                <w:ilvl w:val="0"/>
                <w:numId w:val="145"/>
              </w:numPr>
              <w:spacing w:before="120" w:after="240" w:line="360" w:lineRule="auto"/>
              <w:ind w:left="1037" w:hanging="357"/>
              <w:rPr>
                <w:rFonts w:cstheme="minorHAnsi"/>
                <w:i/>
                <w:sz w:val="24"/>
                <w:szCs w:val="24"/>
                <w:lang w:val="en-US"/>
              </w:rPr>
            </w:pPr>
            <w:r w:rsidRPr="0052364B">
              <w:rPr>
                <w:rFonts w:cstheme="minorHAnsi"/>
                <w:i/>
                <w:sz w:val="24"/>
                <w:szCs w:val="24"/>
                <w:lang w:val="en-US"/>
              </w:rPr>
              <w:t>Risk assessment results;</w:t>
            </w:r>
          </w:p>
        </w:tc>
      </w:tr>
      <w:tr w:rsidR="00433063" w:rsidRPr="007B6EA1" w14:paraId="7DE78AA2" w14:textId="77777777" w:rsidTr="00F841A5">
        <w:trPr>
          <w:trHeight w:val="504"/>
        </w:trPr>
        <w:tc>
          <w:tcPr>
            <w:tcW w:w="4560" w:type="dxa"/>
          </w:tcPr>
          <w:p w14:paraId="2D4A770D" w14:textId="0B3A9734" w:rsidR="00433063" w:rsidRPr="00433063" w:rsidRDefault="00433063" w:rsidP="00433063">
            <w:pPr>
              <w:widowControl w:val="0"/>
              <w:numPr>
                <w:ilvl w:val="3"/>
                <w:numId w:val="32"/>
              </w:numPr>
              <w:pBdr>
                <w:top w:val="nil"/>
                <w:left w:val="nil"/>
                <w:bottom w:val="nil"/>
                <w:right w:val="nil"/>
                <w:between w:val="nil"/>
              </w:pBdr>
              <w:spacing w:before="161" w:after="0" w:line="360" w:lineRule="auto"/>
              <w:ind w:left="1026"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Kriteria dan rekomendasi fungsi Manajemen Risiko untuk kerangka manajemen risiko;</w:t>
            </w:r>
          </w:p>
        </w:tc>
        <w:tc>
          <w:tcPr>
            <w:tcW w:w="236" w:type="dxa"/>
          </w:tcPr>
          <w:p w14:paraId="1CC5FF8C" w14:textId="77777777" w:rsidR="00433063" w:rsidRPr="007B6EA1" w:rsidRDefault="00433063">
            <w:pPr>
              <w:spacing w:before="0" w:after="0" w:line="360" w:lineRule="auto"/>
              <w:rPr>
                <w:rFonts w:cstheme="minorHAnsi"/>
                <w:sz w:val="24"/>
                <w:szCs w:val="24"/>
                <w:lang w:val="en-US"/>
              </w:rPr>
            </w:pPr>
          </w:p>
        </w:tc>
        <w:tc>
          <w:tcPr>
            <w:tcW w:w="4560" w:type="dxa"/>
          </w:tcPr>
          <w:p w14:paraId="72E95ED2" w14:textId="2C0593DB" w:rsidR="00433063" w:rsidRPr="00433063" w:rsidRDefault="00433063" w:rsidP="00433063">
            <w:pPr>
              <w:pStyle w:val="ListParagraph"/>
              <w:numPr>
                <w:ilvl w:val="0"/>
                <w:numId w:val="145"/>
              </w:numPr>
              <w:spacing w:before="120" w:after="120" w:line="360" w:lineRule="auto"/>
              <w:ind w:left="1046"/>
              <w:contextualSpacing w:val="0"/>
              <w:rPr>
                <w:rFonts w:cstheme="minorHAnsi"/>
                <w:i/>
                <w:sz w:val="24"/>
                <w:szCs w:val="24"/>
                <w:lang w:val="en-US"/>
              </w:rPr>
            </w:pPr>
            <w:r w:rsidRPr="0052364B">
              <w:rPr>
                <w:rFonts w:cstheme="minorHAnsi"/>
                <w:i/>
                <w:sz w:val="24"/>
                <w:szCs w:val="24"/>
                <w:lang w:val="en-US"/>
              </w:rPr>
              <w:t>Criteria and recommendations for the Risk Management function for the risk management framework;</w:t>
            </w:r>
          </w:p>
        </w:tc>
      </w:tr>
      <w:tr w:rsidR="00433063" w:rsidRPr="007B6EA1" w14:paraId="12980A82" w14:textId="77777777" w:rsidTr="00F841A5">
        <w:trPr>
          <w:trHeight w:val="504"/>
        </w:trPr>
        <w:tc>
          <w:tcPr>
            <w:tcW w:w="4560" w:type="dxa"/>
          </w:tcPr>
          <w:p w14:paraId="6A81DC16" w14:textId="4F8A2082" w:rsidR="00433063" w:rsidRPr="00153936" w:rsidRDefault="00153936" w:rsidP="00153936">
            <w:pPr>
              <w:widowControl w:val="0"/>
              <w:numPr>
                <w:ilvl w:val="3"/>
                <w:numId w:val="32"/>
              </w:numPr>
              <w:pBdr>
                <w:top w:val="nil"/>
                <w:left w:val="nil"/>
                <w:bottom w:val="nil"/>
                <w:right w:val="nil"/>
                <w:between w:val="nil"/>
              </w:pBdr>
              <w:spacing w:before="120" w:after="0" w:line="360" w:lineRule="auto"/>
              <w:ind w:left="1026" w:right="95" w:hanging="283"/>
              <w:rPr>
                <w:rFonts w:eastAsia="Arial" w:cstheme="minorHAnsi"/>
                <w:sz w:val="24"/>
                <w:szCs w:val="24"/>
                <w:lang w:val="id" w:eastAsia="en-ID"/>
              </w:rPr>
            </w:pPr>
            <w:r w:rsidRPr="00781421">
              <w:rPr>
                <w:rFonts w:eastAsia="Arial" w:cstheme="minorHAnsi"/>
                <w:color w:val="000000"/>
                <w:sz w:val="24"/>
                <w:szCs w:val="24"/>
                <w:lang w:val="id" w:eastAsia="en-ID"/>
              </w:rPr>
              <w:t>Ketentuan undang-undang dan persyaratan hukum atau kontrak lainnya;</w:t>
            </w:r>
          </w:p>
        </w:tc>
        <w:tc>
          <w:tcPr>
            <w:tcW w:w="236" w:type="dxa"/>
          </w:tcPr>
          <w:p w14:paraId="12E53533" w14:textId="77777777" w:rsidR="00433063" w:rsidRPr="007B6EA1" w:rsidRDefault="00433063">
            <w:pPr>
              <w:spacing w:before="0" w:after="0" w:line="360" w:lineRule="auto"/>
              <w:rPr>
                <w:rFonts w:cstheme="minorHAnsi"/>
                <w:sz w:val="24"/>
                <w:szCs w:val="24"/>
                <w:lang w:val="en-US"/>
              </w:rPr>
            </w:pPr>
          </w:p>
        </w:tc>
        <w:tc>
          <w:tcPr>
            <w:tcW w:w="4560" w:type="dxa"/>
          </w:tcPr>
          <w:p w14:paraId="7E36AD01" w14:textId="131BA80F" w:rsidR="00433063" w:rsidRPr="00153936" w:rsidRDefault="00153936" w:rsidP="00153936">
            <w:pPr>
              <w:pStyle w:val="ListParagraph"/>
              <w:numPr>
                <w:ilvl w:val="0"/>
                <w:numId w:val="145"/>
              </w:numPr>
              <w:spacing w:before="120" w:after="0" w:line="360" w:lineRule="auto"/>
              <w:ind w:left="1046"/>
              <w:rPr>
                <w:rFonts w:cstheme="minorHAnsi"/>
                <w:i/>
                <w:sz w:val="24"/>
                <w:szCs w:val="24"/>
                <w:lang w:val="en-US"/>
              </w:rPr>
            </w:pPr>
            <w:r w:rsidRPr="0052364B">
              <w:rPr>
                <w:rFonts w:cstheme="minorHAnsi"/>
                <w:i/>
                <w:sz w:val="24"/>
                <w:szCs w:val="24"/>
                <w:lang w:val="en-US"/>
              </w:rPr>
              <w:t>Statutory provisions and other legal or contractual requirements;</w:t>
            </w:r>
          </w:p>
        </w:tc>
      </w:tr>
      <w:tr w:rsidR="00153936" w:rsidRPr="007B6EA1" w14:paraId="4371B2F8" w14:textId="77777777" w:rsidTr="00F841A5">
        <w:trPr>
          <w:trHeight w:val="504"/>
        </w:trPr>
        <w:tc>
          <w:tcPr>
            <w:tcW w:w="4560" w:type="dxa"/>
          </w:tcPr>
          <w:p w14:paraId="5EFF6569" w14:textId="3E234D7A" w:rsidR="00153936" w:rsidRPr="00153936" w:rsidRDefault="00153936" w:rsidP="00153936">
            <w:pPr>
              <w:widowControl w:val="0"/>
              <w:numPr>
                <w:ilvl w:val="3"/>
                <w:numId w:val="32"/>
              </w:numPr>
              <w:pBdr>
                <w:top w:val="nil"/>
                <w:left w:val="nil"/>
                <w:bottom w:val="nil"/>
                <w:right w:val="nil"/>
                <w:between w:val="nil"/>
              </w:pBdr>
              <w:spacing w:before="158" w:after="0" w:line="360" w:lineRule="auto"/>
              <w:ind w:left="1026" w:right="95" w:hanging="283"/>
              <w:rPr>
                <w:rFonts w:eastAsia="Arial" w:cstheme="minorHAnsi"/>
                <w:sz w:val="24"/>
                <w:szCs w:val="24"/>
                <w:lang w:val="id" w:eastAsia="en-ID"/>
              </w:rPr>
            </w:pPr>
            <w:r w:rsidRPr="00781421">
              <w:rPr>
                <w:rFonts w:eastAsia="Arial" w:cstheme="minorHAnsi"/>
                <w:color w:val="000000"/>
                <w:sz w:val="24"/>
                <w:szCs w:val="24"/>
                <w:lang w:val="id" w:eastAsia="en-ID"/>
              </w:rPr>
              <w:t>Potensi peningkatan berkelanjutan maupun peluang dalam penerapan keamanan informasi;</w:t>
            </w:r>
          </w:p>
        </w:tc>
        <w:tc>
          <w:tcPr>
            <w:tcW w:w="236" w:type="dxa"/>
          </w:tcPr>
          <w:p w14:paraId="06E24C4F" w14:textId="77777777" w:rsidR="00153936" w:rsidRPr="007B6EA1" w:rsidRDefault="00153936">
            <w:pPr>
              <w:spacing w:before="0" w:after="0" w:line="360" w:lineRule="auto"/>
              <w:rPr>
                <w:rFonts w:cstheme="minorHAnsi"/>
                <w:sz w:val="24"/>
                <w:szCs w:val="24"/>
                <w:lang w:val="en-US"/>
              </w:rPr>
            </w:pPr>
          </w:p>
        </w:tc>
        <w:tc>
          <w:tcPr>
            <w:tcW w:w="4560" w:type="dxa"/>
          </w:tcPr>
          <w:p w14:paraId="32961A0A" w14:textId="437038D6" w:rsidR="00153936" w:rsidRPr="00153936" w:rsidRDefault="00153936" w:rsidP="00153936">
            <w:pPr>
              <w:pStyle w:val="ListParagraph"/>
              <w:numPr>
                <w:ilvl w:val="0"/>
                <w:numId w:val="145"/>
              </w:numPr>
              <w:spacing w:before="120" w:after="120" w:line="360" w:lineRule="auto"/>
              <w:ind w:left="1046"/>
              <w:contextualSpacing w:val="0"/>
              <w:rPr>
                <w:rFonts w:cstheme="minorHAnsi"/>
                <w:i/>
                <w:sz w:val="24"/>
                <w:szCs w:val="24"/>
                <w:lang w:val="en-US"/>
              </w:rPr>
            </w:pPr>
            <w:r w:rsidRPr="0052364B">
              <w:rPr>
                <w:rFonts w:cstheme="minorHAnsi"/>
                <w:i/>
                <w:sz w:val="24"/>
                <w:szCs w:val="24"/>
                <w:lang w:val="en-US"/>
              </w:rPr>
              <w:t>The potential for continuous improvement and opportunities in the application of information security;</w:t>
            </w:r>
          </w:p>
        </w:tc>
      </w:tr>
      <w:tr w:rsidR="00F274AC" w:rsidRPr="007B6EA1" w14:paraId="3162B767" w14:textId="77777777" w:rsidTr="00F841A5">
        <w:trPr>
          <w:trHeight w:val="504"/>
        </w:trPr>
        <w:tc>
          <w:tcPr>
            <w:tcW w:w="4560" w:type="dxa"/>
          </w:tcPr>
          <w:p w14:paraId="0E957F4C" w14:textId="77777777" w:rsidR="00862B50" w:rsidRPr="00781421" w:rsidRDefault="00862B50" w:rsidP="00862B50">
            <w:pPr>
              <w:widowControl w:val="0"/>
              <w:numPr>
                <w:ilvl w:val="3"/>
                <w:numId w:val="32"/>
              </w:numPr>
              <w:pBdr>
                <w:top w:val="nil"/>
                <w:left w:val="nil"/>
                <w:bottom w:val="nil"/>
                <w:right w:val="nil"/>
                <w:between w:val="nil"/>
              </w:pBdr>
              <w:spacing w:before="120" w:after="0" w:line="240" w:lineRule="auto"/>
              <w:ind w:left="1022"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Praktik pengendalian seperti di bawah ini:</w:t>
            </w:r>
          </w:p>
          <w:p w14:paraId="18413BBC" w14:textId="77777777" w:rsidR="00862B50" w:rsidRPr="00925B63" w:rsidRDefault="00862B50" w:rsidP="00862B50">
            <w:pPr>
              <w:pStyle w:val="ListParagraph"/>
              <w:widowControl w:val="0"/>
              <w:numPr>
                <w:ilvl w:val="4"/>
                <w:numId w:val="30"/>
              </w:numPr>
              <w:pBdr>
                <w:top w:val="nil"/>
                <w:left w:val="nil"/>
                <w:bottom w:val="nil"/>
                <w:right w:val="nil"/>
                <w:between w:val="nil"/>
              </w:pBdr>
              <w:spacing w:before="162" w:after="0" w:line="360" w:lineRule="auto"/>
              <w:ind w:left="1448" w:right="95" w:hanging="425"/>
              <w:rPr>
                <w:rFonts w:eastAsia="Arial" w:cstheme="minorHAnsi"/>
                <w:color w:val="000000"/>
                <w:sz w:val="24"/>
                <w:szCs w:val="24"/>
                <w:lang w:val="id" w:eastAsia="en-ID"/>
              </w:rPr>
            </w:pPr>
            <w:r w:rsidRPr="005727B4">
              <w:rPr>
                <w:rFonts w:eastAsia="Arial" w:cstheme="minorHAnsi"/>
                <w:color w:val="000000"/>
                <w:sz w:val="24"/>
                <w:szCs w:val="24"/>
                <w:lang w:val="id" w:eastAsia="en-ID"/>
              </w:rPr>
              <w:t>Pelaksanaan kebijakan, standar dan prosedur, serta struktur organisasi termasuk alur kerja</w:t>
            </w:r>
            <w:r w:rsidRPr="005727B4">
              <w:rPr>
                <w:rFonts w:eastAsia="Arial" w:cstheme="minorHAnsi"/>
                <w:sz w:val="24"/>
                <w:szCs w:val="24"/>
                <w:lang w:val="id" w:eastAsia="en-ID"/>
              </w:rPr>
              <w:t>.</w:t>
            </w:r>
          </w:p>
          <w:p w14:paraId="199D6CD2" w14:textId="77777777" w:rsidR="00862B50" w:rsidRPr="005727B4" w:rsidRDefault="00862B50" w:rsidP="00862B50">
            <w:pPr>
              <w:pStyle w:val="ListParagraph"/>
              <w:widowControl w:val="0"/>
              <w:pBdr>
                <w:top w:val="nil"/>
                <w:left w:val="nil"/>
                <w:bottom w:val="nil"/>
                <w:right w:val="nil"/>
                <w:between w:val="nil"/>
              </w:pBdr>
              <w:spacing w:before="162" w:after="0" w:line="360" w:lineRule="auto"/>
              <w:ind w:left="1448" w:right="95"/>
              <w:rPr>
                <w:rFonts w:eastAsia="Arial" w:cstheme="minorHAnsi"/>
                <w:color w:val="000000"/>
                <w:sz w:val="24"/>
                <w:szCs w:val="24"/>
                <w:lang w:val="id" w:eastAsia="en-ID"/>
              </w:rPr>
            </w:pPr>
          </w:p>
          <w:p w14:paraId="47647FBE" w14:textId="77777777" w:rsidR="00862B50" w:rsidRPr="00781421" w:rsidRDefault="00862B50" w:rsidP="00862B50">
            <w:pPr>
              <w:widowControl w:val="0"/>
              <w:numPr>
                <w:ilvl w:val="4"/>
                <w:numId w:val="30"/>
              </w:numPr>
              <w:pBdr>
                <w:top w:val="nil"/>
                <w:left w:val="nil"/>
                <w:bottom w:val="nil"/>
                <w:right w:val="nil"/>
                <w:between w:val="nil"/>
              </w:pBdr>
              <w:spacing w:before="120" w:after="0" w:line="360" w:lineRule="auto"/>
              <w:ind w:left="1448" w:right="95" w:hanging="425"/>
              <w:rPr>
                <w:rFonts w:eastAsia="Arial" w:cstheme="minorHAnsi"/>
                <w:color w:val="000000"/>
                <w:sz w:val="24"/>
                <w:szCs w:val="24"/>
                <w:lang w:val="id" w:eastAsia="en-ID"/>
              </w:rPr>
            </w:pPr>
            <w:r w:rsidRPr="00781421">
              <w:rPr>
                <w:rFonts w:eastAsia="Arial" w:cstheme="minorHAnsi"/>
                <w:color w:val="000000"/>
                <w:sz w:val="24"/>
                <w:szCs w:val="24"/>
                <w:lang w:val="id" w:eastAsia="en-ID"/>
              </w:rPr>
              <w:t>Pengendalian internal yang efektif yang dapat memitigasi risiko dalam proses pengelolaan informasi.</w:t>
            </w:r>
          </w:p>
          <w:p w14:paraId="159ADEFA" w14:textId="77777777" w:rsidR="00862B50" w:rsidRDefault="00862B50" w:rsidP="00862B50">
            <w:pPr>
              <w:widowControl w:val="0"/>
              <w:numPr>
                <w:ilvl w:val="4"/>
                <w:numId w:val="30"/>
              </w:numPr>
              <w:pBdr>
                <w:top w:val="nil"/>
                <w:left w:val="nil"/>
                <w:bottom w:val="nil"/>
                <w:right w:val="nil"/>
                <w:between w:val="nil"/>
              </w:pBdr>
              <w:spacing w:before="120" w:after="0" w:line="360" w:lineRule="auto"/>
              <w:ind w:left="1448" w:right="95" w:hanging="425"/>
              <w:rPr>
                <w:rFonts w:eastAsia="Arial" w:cstheme="minorHAnsi"/>
                <w:color w:val="000000"/>
                <w:sz w:val="24"/>
                <w:szCs w:val="24"/>
                <w:lang w:val="id" w:eastAsia="en-ID"/>
              </w:rPr>
            </w:pPr>
            <w:r w:rsidRPr="00781421">
              <w:rPr>
                <w:rFonts w:eastAsia="Arial" w:cstheme="minorHAnsi"/>
                <w:color w:val="000000"/>
                <w:sz w:val="24"/>
                <w:szCs w:val="24"/>
                <w:lang w:val="id" w:eastAsia="en-ID"/>
              </w:rPr>
              <w:t>Mengidentifikasi perubahan konteks internal dan eksternal Perusahaan secara aktif.</w:t>
            </w:r>
          </w:p>
          <w:p w14:paraId="1114BD77" w14:textId="4743F856" w:rsidR="00862B50" w:rsidRDefault="00862B50" w:rsidP="00862B50">
            <w:pPr>
              <w:widowControl w:val="0"/>
              <w:numPr>
                <w:ilvl w:val="4"/>
                <w:numId w:val="30"/>
              </w:numPr>
              <w:pBdr>
                <w:top w:val="nil"/>
                <w:left w:val="nil"/>
                <w:bottom w:val="nil"/>
                <w:right w:val="nil"/>
                <w:between w:val="nil"/>
              </w:pBdr>
              <w:spacing w:before="120" w:after="0" w:line="360" w:lineRule="auto"/>
              <w:ind w:left="1448" w:right="95" w:hanging="425"/>
              <w:rPr>
                <w:rFonts w:eastAsia="Arial" w:cstheme="minorHAnsi"/>
                <w:color w:val="000000"/>
                <w:sz w:val="24"/>
                <w:szCs w:val="24"/>
                <w:lang w:val="id" w:eastAsia="en-ID"/>
              </w:rPr>
            </w:pPr>
            <w:r w:rsidRPr="00862B50">
              <w:rPr>
                <w:rFonts w:eastAsia="Arial" w:cstheme="minorHAnsi"/>
                <w:color w:val="000000"/>
                <w:sz w:val="24"/>
                <w:szCs w:val="24"/>
                <w:lang w:val="id" w:eastAsia="en-ID"/>
              </w:rPr>
              <w:t xml:space="preserve">Menetapkan kebijakan, standar, dan prosedur sistem manajemen keamanan informasi yang diperlukan untuk mengamankan aset yang terkait dengan pengoperasian dan </w:t>
            </w:r>
            <w:r w:rsidRPr="00862B50">
              <w:rPr>
                <w:rFonts w:eastAsia="Arial" w:cstheme="minorHAnsi"/>
                <w:color w:val="000000"/>
                <w:sz w:val="24"/>
                <w:szCs w:val="24"/>
                <w:lang w:val="id" w:eastAsia="en-ID"/>
              </w:rPr>
              <w:lastRenderedPageBreak/>
              <w:t>penggunaan data atau informasi termasuk kebijakan dan prosedur terkait penggunaan pihak ketiga (vendor).</w:t>
            </w:r>
          </w:p>
          <w:p w14:paraId="0C9D2178" w14:textId="77777777" w:rsidR="00862B50" w:rsidRPr="00781421" w:rsidRDefault="00862B50" w:rsidP="00A05F9B">
            <w:pPr>
              <w:widowControl w:val="0"/>
              <w:numPr>
                <w:ilvl w:val="4"/>
                <w:numId w:val="30"/>
              </w:numPr>
              <w:pBdr>
                <w:top w:val="nil"/>
                <w:left w:val="nil"/>
                <w:bottom w:val="nil"/>
                <w:right w:val="nil"/>
                <w:between w:val="nil"/>
              </w:pBdr>
              <w:spacing w:before="0" w:after="0" w:line="360" w:lineRule="auto"/>
              <w:ind w:left="1452" w:right="95" w:hanging="426"/>
              <w:rPr>
                <w:rFonts w:eastAsia="Arial" w:cstheme="minorHAnsi"/>
                <w:i/>
                <w:color w:val="000000"/>
                <w:sz w:val="24"/>
                <w:szCs w:val="24"/>
                <w:lang w:val="id" w:eastAsia="en-ID"/>
              </w:rPr>
            </w:pPr>
            <w:r w:rsidRPr="00781421">
              <w:rPr>
                <w:rFonts w:eastAsia="Arial" w:cstheme="minorHAnsi"/>
                <w:color w:val="000000"/>
                <w:sz w:val="24"/>
                <w:szCs w:val="24"/>
                <w:lang w:val="id" w:eastAsia="en-ID"/>
              </w:rPr>
              <w:t xml:space="preserve">Evaluasi hasil </w:t>
            </w:r>
            <w:r w:rsidRPr="00781421">
              <w:rPr>
                <w:rFonts w:eastAsia="Arial" w:cstheme="minorHAnsi"/>
                <w:i/>
                <w:color w:val="000000"/>
                <w:sz w:val="24"/>
                <w:szCs w:val="24"/>
                <w:lang w:val="id" w:eastAsia="en-ID"/>
              </w:rPr>
              <w:t xml:space="preserve">review </w:t>
            </w:r>
            <w:r w:rsidRPr="00781421">
              <w:rPr>
                <w:rFonts w:eastAsia="Arial" w:cstheme="minorHAnsi"/>
                <w:color w:val="000000"/>
                <w:sz w:val="24"/>
                <w:szCs w:val="24"/>
                <w:lang w:val="id" w:eastAsia="en-ID"/>
              </w:rPr>
              <w:t xml:space="preserve">dan pengujian </w:t>
            </w:r>
            <w:r w:rsidRPr="00781421">
              <w:rPr>
                <w:rFonts w:eastAsia="Arial" w:cstheme="minorHAnsi"/>
                <w:i/>
                <w:color w:val="000000"/>
                <w:sz w:val="24"/>
                <w:szCs w:val="24"/>
                <w:lang w:val="id" w:eastAsia="en-ID"/>
              </w:rPr>
              <w:t xml:space="preserve">Disaster Recovery Plan </w:t>
            </w:r>
            <w:r w:rsidRPr="00781421">
              <w:rPr>
                <w:rFonts w:eastAsia="Arial" w:cstheme="minorHAnsi"/>
                <w:color w:val="000000"/>
                <w:sz w:val="24"/>
                <w:szCs w:val="24"/>
                <w:lang w:val="id" w:eastAsia="en-ID"/>
              </w:rPr>
              <w:t xml:space="preserve">dan rencana </w:t>
            </w:r>
            <w:r w:rsidRPr="00781421">
              <w:rPr>
                <w:rFonts w:eastAsia="Arial" w:cstheme="minorHAnsi"/>
                <w:i/>
                <w:color w:val="000000"/>
                <w:sz w:val="24"/>
                <w:szCs w:val="24"/>
                <w:lang w:val="id" w:eastAsia="en-ID"/>
              </w:rPr>
              <w:t>Business Continuity.</w:t>
            </w:r>
          </w:p>
          <w:p w14:paraId="0319AED9" w14:textId="77777777" w:rsidR="00862B50" w:rsidRPr="00781421" w:rsidRDefault="00862B50" w:rsidP="00862B50">
            <w:pPr>
              <w:widowControl w:val="0"/>
              <w:numPr>
                <w:ilvl w:val="4"/>
                <w:numId w:val="30"/>
              </w:numPr>
              <w:pBdr>
                <w:top w:val="nil"/>
                <w:left w:val="nil"/>
                <w:bottom w:val="nil"/>
                <w:right w:val="nil"/>
                <w:between w:val="nil"/>
              </w:pBdr>
              <w:spacing w:before="120" w:after="0" w:line="360" w:lineRule="auto"/>
              <w:ind w:left="1448" w:right="95" w:hanging="425"/>
              <w:rPr>
                <w:rFonts w:eastAsia="Arial" w:cstheme="minorHAnsi"/>
                <w:color w:val="000000"/>
                <w:sz w:val="24"/>
                <w:szCs w:val="24"/>
                <w:lang w:val="id" w:eastAsia="en-ID"/>
              </w:rPr>
            </w:pPr>
            <w:r w:rsidRPr="00781421">
              <w:rPr>
                <w:rFonts w:eastAsia="Arial" w:cstheme="minorHAnsi"/>
                <w:color w:val="000000"/>
                <w:sz w:val="24"/>
                <w:szCs w:val="24"/>
                <w:lang w:val="id" w:eastAsia="en-ID"/>
              </w:rPr>
              <w:t>Evaluasi kemampuan pihak ketiga (vendor) untuk menjaga tingkat keamanan yang setidaknya sama atau lebih ketat dari yang diterapkan oleh pihak internal Perusahaan dalam hal kerahasiaan, integritas data dan ketersediaan informasi.</w:t>
            </w:r>
          </w:p>
          <w:p w14:paraId="323E627F" w14:textId="6DDC6459" w:rsidR="00F274AC" w:rsidRPr="004E1F84" w:rsidRDefault="00862B50" w:rsidP="004E1F84">
            <w:pPr>
              <w:widowControl w:val="0"/>
              <w:numPr>
                <w:ilvl w:val="4"/>
                <w:numId w:val="30"/>
              </w:numPr>
              <w:pBdr>
                <w:top w:val="nil"/>
                <w:left w:val="nil"/>
                <w:bottom w:val="nil"/>
                <w:right w:val="nil"/>
                <w:between w:val="nil"/>
              </w:pBdr>
              <w:spacing w:before="120" w:after="0" w:line="360" w:lineRule="auto"/>
              <w:ind w:left="1448" w:right="95" w:hanging="425"/>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Penggunaan asuransi sebagai salah satu upaya untuk melengkapi mitigasi potensi kerugian dalam operasional. Risiko yang </w:t>
            </w:r>
            <w:r w:rsidRPr="00781421">
              <w:rPr>
                <w:rFonts w:eastAsia="Arial" w:cstheme="minorHAnsi"/>
                <w:color w:val="000000"/>
                <w:sz w:val="24"/>
                <w:szCs w:val="24"/>
                <w:lang w:val="id" w:eastAsia="en-ID"/>
              </w:rPr>
              <w:lastRenderedPageBreak/>
              <w:t>perlu diasuransikan adalah risiko residual. Perusahaan harus melakukan peninjauan berkala atas kebutuhan, cakupan, dan nilai asuransi yang ditanggung.</w:t>
            </w:r>
          </w:p>
        </w:tc>
        <w:tc>
          <w:tcPr>
            <w:tcW w:w="236" w:type="dxa"/>
          </w:tcPr>
          <w:p w14:paraId="1E556533" w14:textId="77777777" w:rsidR="00F274AC" w:rsidRPr="007B6EA1" w:rsidRDefault="00F274AC">
            <w:pPr>
              <w:spacing w:before="0" w:after="0" w:line="360" w:lineRule="auto"/>
              <w:rPr>
                <w:rFonts w:cstheme="minorHAnsi"/>
                <w:sz w:val="24"/>
                <w:szCs w:val="24"/>
                <w:lang w:val="en-US"/>
              </w:rPr>
            </w:pPr>
          </w:p>
        </w:tc>
        <w:tc>
          <w:tcPr>
            <w:tcW w:w="4560" w:type="dxa"/>
          </w:tcPr>
          <w:p w14:paraId="0DCA4163" w14:textId="77777777" w:rsidR="00862B50" w:rsidRPr="0052364B" w:rsidRDefault="00862B50" w:rsidP="00862B50">
            <w:pPr>
              <w:pStyle w:val="ListParagraph"/>
              <w:numPr>
                <w:ilvl w:val="0"/>
                <w:numId w:val="145"/>
              </w:numPr>
              <w:spacing w:before="120" w:after="240" w:line="360" w:lineRule="auto"/>
              <w:ind w:left="1046"/>
              <w:contextualSpacing w:val="0"/>
              <w:rPr>
                <w:rFonts w:cstheme="minorHAnsi"/>
                <w:i/>
                <w:sz w:val="24"/>
                <w:szCs w:val="24"/>
                <w:lang w:val="en-US"/>
              </w:rPr>
            </w:pPr>
            <w:r w:rsidRPr="0052364B">
              <w:rPr>
                <w:rFonts w:cstheme="minorHAnsi"/>
                <w:i/>
                <w:sz w:val="24"/>
                <w:szCs w:val="24"/>
                <w:lang w:val="en-US"/>
              </w:rPr>
              <w:t>Control practices as below:</w:t>
            </w:r>
          </w:p>
          <w:p w14:paraId="233B1F53" w14:textId="77777777" w:rsidR="00862B50" w:rsidRDefault="00862B50" w:rsidP="00862B50">
            <w:pPr>
              <w:pStyle w:val="ListParagraph"/>
              <w:numPr>
                <w:ilvl w:val="3"/>
                <w:numId w:val="145"/>
              </w:numPr>
              <w:spacing w:before="0" w:after="120" w:line="360" w:lineRule="auto"/>
              <w:ind w:left="1468" w:hanging="425"/>
              <w:contextualSpacing w:val="0"/>
              <w:rPr>
                <w:rFonts w:cstheme="minorHAnsi"/>
                <w:i/>
                <w:sz w:val="24"/>
                <w:szCs w:val="24"/>
                <w:lang w:val="en-US"/>
              </w:rPr>
            </w:pPr>
            <w:r w:rsidRPr="0052364B">
              <w:rPr>
                <w:rFonts w:cstheme="minorHAnsi"/>
                <w:i/>
                <w:sz w:val="24"/>
                <w:szCs w:val="24"/>
                <w:lang w:val="en-US"/>
              </w:rPr>
              <w:t>Implementation of policies, standards and procedures, as well as organizational structure including workflow.</w:t>
            </w:r>
          </w:p>
          <w:p w14:paraId="572E35D8" w14:textId="77777777" w:rsidR="00862B50" w:rsidRDefault="00862B50" w:rsidP="00862B50">
            <w:pPr>
              <w:pStyle w:val="ListParagraph"/>
              <w:spacing w:before="0" w:after="0" w:line="360" w:lineRule="auto"/>
              <w:ind w:left="1468"/>
              <w:contextualSpacing w:val="0"/>
              <w:rPr>
                <w:rFonts w:cstheme="minorHAnsi"/>
                <w:i/>
                <w:sz w:val="24"/>
                <w:szCs w:val="24"/>
                <w:lang w:val="en-US"/>
              </w:rPr>
            </w:pPr>
          </w:p>
          <w:p w14:paraId="2E2D7B03" w14:textId="77777777" w:rsidR="00862B50" w:rsidRDefault="00862B50" w:rsidP="00862B50">
            <w:pPr>
              <w:pStyle w:val="ListParagraph"/>
              <w:numPr>
                <w:ilvl w:val="3"/>
                <w:numId w:val="145"/>
              </w:numPr>
              <w:spacing w:before="0" w:after="0" w:line="360" w:lineRule="auto"/>
              <w:ind w:left="1467" w:hanging="425"/>
              <w:rPr>
                <w:rFonts w:cstheme="minorHAnsi"/>
                <w:i/>
                <w:sz w:val="24"/>
                <w:szCs w:val="24"/>
                <w:lang w:val="en-US"/>
              </w:rPr>
            </w:pPr>
            <w:r w:rsidRPr="0052364B">
              <w:rPr>
                <w:rFonts w:cstheme="minorHAnsi"/>
                <w:i/>
                <w:sz w:val="24"/>
                <w:szCs w:val="24"/>
                <w:lang w:val="en-US"/>
              </w:rPr>
              <w:t>Effective internal controls that can mitigate risks in the information management process.</w:t>
            </w:r>
          </w:p>
          <w:p w14:paraId="21D4DCFC" w14:textId="77777777" w:rsidR="00862B50" w:rsidRDefault="00862B50" w:rsidP="00862B50">
            <w:pPr>
              <w:pStyle w:val="ListParagraph"/>
              <w:spacing w:before="0" w:after="140" w:line="360" w:lineRule="auto"/>
              <w:ind w:left="3011"/>
              <w:contextualSpacing w:val="0"/>
              <w:rPr>
                <w:rFonts w:cstheme="minorHAnsi"/>
                <w:i/>
                <w:sz w:val="24"/>
                <w:szCs w:val="24"/>
                <w:lang w:val="en-US"/>
              </w:rPr>
            </w:pPr>
          </w:p>
          <w:p w14:paraId="7E2E808A" w14:textId="77777777" w:rsidR="00862B50" w:rsidRDefault="00862B50" w:rsidP="00862B50">
            <w:pPr>
              <w:pStyle w:val="ListParagraph"/>
              <w:numPr>
                <w:ilvl w:val="3"/>
                <w:numId w:val="145"/>
              </w:numPr>
              <w:spacing w:before="0" w:after="0" w:line="360" w:lineRule="auto"/>
              <w:ind w:left="1467" w:hanging="425"/>
              <w:rPr>
                <w:rFonts w:cstheme="minorHAnsi"/>
                <w:i/>
                <w:sz w:val="24"/>
                <w:szCs w:val="24"/>
                <w:lang w:val="en-US"/>
              </w:rPr>
            </w:pPr>
            <w:r w:rsidRPr="0052364B">
              <w:rPr>
                <w:rFonts w:cstheme="minorHAnsi"/>
                <w:i/>
                <w:sz w:val="24"/>
                <w:szCs w:val="24"/>
                <w:lang w:val="en-US"/>
              </w:rPr>
              <w:t>Actively identify changes in the Company's internal and external context.</w:t>
            </w:r>
          </w:p>
          <w:p w14:paraId="59063BE5" w14:textId="77777777" w:rsidR="00862B50" w:rsidRPr="00AE02E3" w:rsidRDefault="00862B50" w:rsidP="00862B50">
            <w:pPr>
              <w:pStyle w:val="ListParagraph"/>
              <w:spacing w:after="160"/>
              <w:contextualSpacing w:val="0"/>
              <w:rPr>
                <w:rFonts w:cstheme="minorHAnsi"/>
                <w:i/>
                <w:sz w:val="24"/>
                <w:szCs w:val="24"/>
                <w:lang w:val="en-US"/>
              </w:rPr>
            </w:pPr>
          </w:p>
          <w:p w14:paraId="5F34B381" w14:textId="77777777" w:rsidR="00862B50" w:rsidRDefault="00862B50" w:rsidP="00862B50">
            <w:pPr>
              <w:pStyle w:val="ListParagraph"/>
              <w:numPr>
                <w:ilvl w:val="3"/>
                <w:numId w:val="145"/>
              </w:numPr>
              <w:spacing w:before="0" w:after="0" w:line="360" w:lineRule="auto"/>
              <w:ind w:left="1467" w:hanging="425"/>
              <w:rPr>
                <w:rFonts w:cstheme="minorHAnsi"/>
                <w:i/>
                <w:sz w:val="24"/>
                <w:szCs w:val="24"/>
                <w:lang w:val="en-US"/>
              </w:rPr>
            </w:pPr>
            <w:r w:rsidRPr="00AE02E3">
              <w:rPr>
                <w:rFonts w:cstheme="minorHAnsi"/>
                <w:i/>
                <w:sz w:val="24"/>
                <w:szCs w:val="24"/>
                <w:lang w:val="en-US"/>
              </w:rPr>
              <w:t xml:space="preserve">Establish policies, standards and procedures for information security management systems needed to secure assets related to the operation and use of data or information including policies </w:t>
            </w:r>
            <w:r w:rsidRPr="00AE02E3">
              <w:rPr>
                <w:rFonts w:cstheme="minorHAnsi"/>
                <w:i/>
                <w:sz w:val="24"/>
                <w:szCs w:val="24"/>
                <w:lang w:val="en-US"/>
              </w:rPr>
              <w:lastRenderedPageBreak/>
              <w:t>and procedures related to the use of third parties (vendors).</w:t>
            </w:r>
          </w:p>
          <w:p w14:paraId="49DCD209" w14:textId="77777777" w:rsidR="00A05F9B" w:rsidRDefault="00A05F9B" w:rsidP="00A05F9B">
            <w:pPr>
              <w:pStyle w:val="ListParagraph"/>
              <w:rPr>
                <w:rFonts w:cstheme="minorHAnsi"/>
                <w:i/>
                <w:sz w:val="24"/>
                <w:szCs w:val="24"/>
                <w:lang w:val="en-US"/>
              </w:rPr>
            </w:pPr>
          </w:p>
          <w:p w14:paraId="29DC98FF" w14:textId="77777777" w:rsidR="004E1F84" w:rsidRDefault="004E1F84" w:rsidP="00A05F9B">
            <w:pPr>
              <w:pStyle w:val="ListParagraph"/>
              <w:rPr>
                <w:rFonts w:cstheme="minorHAnsi"/>
                <w:i/>
                <w:sz w:val="24"/>
                <w:szCs w:val="24"/>
                <w:lang w:val="en-US"/>
              </w:rPr>
            </w:pPr>
          </w:p>
          <w:p w14:paraId="2E80BB28" w14:textId="77777777" w:rsidR="004E1F84" w:rsidRDefault="004E1F84" w:rsidP="00A05F9B">
            <w:pPr>
              <w:pStyle w:val="ListParagraph"/>
              <w:rPr>
                <w:rFonts w:cstheme="minorHAnsi"/>
                <w:i/>
                <w:sz w:val="24"/>
                <w:szCs w:val="24"/>
                <w:lang w:val="en-US"/>
              </w:rPr>
            </w:pPr>
          </w:p>
          <w:p w14:paraId="4C177C5C" w14:textId="77777777" w:rsidR="004E1F84" w:rsidRPr="00A05F9B" w:rsidRDefault="004E1F84" w:rsidP="00A05F9B">
            <w:pPr>
              <w:pStyle w:val="ListParagraph"/>
              <w:rPr>
                <w:rFonts w:cstheme="minorHAnsi"/>
                <w:i/>
                <w:sz w:val="24"/>
                <w:szCs w:val="24"/>
                <w:lang w:val="en-US"/>
              </w:rPr>
            </w:pPr>
          </w:p>
          <w:p w14:paraId="4EDD77F5" w14:textId="77777777" w:rsidR="00A05F9B" w:rsidRDefault="00A05F9B" w:rsidP="00D11F08">
            <w:pPr>
              <w:pStyle w:val="ListParagraph"/>
              <w:numPr>
                <w:ilvl w:val="3"/>
                <w:numId w:val="145"/>
              </w:numPr>
              <w:spacing w:before="0" w:after="120" w:line="360" w:lineRule="auto"/>
              <w:ind w:left="1471" w:hanging="425"/>
              <w:contextualSpacing w:val="0"/>
              <w:rPr>
                <w:rFonts w:cstheme="minorHAnsi"/>
                <w:i/>
                <w:sz w:val="24"/>
                <w:szCs w:val="24"/>
                <w:lang w:val="en-US"/>
              </w:rPr>
            </w:pPr>
            <w:r w:rsidRPr="00AE02E3">
              <w:rPr>
                <w:rFonts w:cstheme="minorHAnsi"/>
                <w:i/>
                <w:sz w:val="24"/>
                <w:szCs w:val="24"/>
                <w:lang w:val="en-US"/>
              </w:rPr>
              <w:t>Evaluation of the review and testing results of the Disaster Recovery Plan and Business Continuity plan.</w:t>
            </w:r>
          </w:p>
          <w:p w14:paraId="214FBE5C" w14:textId="77777777" w:rsidR="00A05F9B" w:rsidRDefault="00A05F9B" w:rsidP="00D11F08">
            <w:pPr>
              <w:pStyle w:val="ListParagraph"/>
              <w:numPr>
                <w:ilvl w:val="3"/>
                <w:numId w:val="145"/>
              </w:numPr>
              <w:spacing w:before="0" w:after="0" w:line="360" w:lineRule="auto"/>
              <w:ind w:left="1471" w:hanging="425"/>
              <w:contextualSpacing w:val="0"/>
              <w:rPr>
                <w:rFonts w:cstheme="minorHAnsi"/>
                <w:i/>
                <w:sz w:val="24"/>
                <w:szCs w:val="24"/>
                <w:lang w:val="en-US"/>
              </w:rPr>
            </w:pPr>
            <w:r w:rsidRPr="00AE02E3">
              <w:rPr>
                <w:rFonts w:cstheme="minorHAnsi"/>
                <w:i/>
                <w:sz w:val="24"/>
                <w:szCs w:val="24"/>
                <w:lang w:val="en-US"/>
              </w:rPr>
              <w:t>Evaluate the ability of third parties (vendors) to maintain a level of security that is at least the same or stricter than that applied by the Company's internal parties in terms of confidentiality, data integrity and information availability.</w:t>
            </w:r>
          </w:p>
          <w:p w14:paraId="0B46866C" w14:textId="77777777" w:rsidR="00A05F9B" w:rsidRDefault="00A05F9B" w:rsidP="00D11F08">
            <w:pPr>
              <w:pStyle w:val="ListParagraph"/>
              <w:spacing w:before="0" w:after="0" w:line="360" w:lineRule="auto"/>
              <w:ind w:left="1471" w:hanging="425"/>
              <w:contextualSpacing w:val="0"/>
              <w:rPr>
                <w:rFonts w:cstheme="minorHAnsi"/>
                <w:i/>
                <w:sz w:val="24"/>
                <w:szCs w:val="24"/>
                <w:lang w:val="en-US"/>
              </w:rPr>
            </w:pPr>
          </w:p>
          <w:p w14:paraId="2B9F9D26" w14:textId="77777777" w:rsidR="00A05F9B" w:rsidRDefault="00A05F9B" w:rsidP="00D11F08">
            <w:pPr>
              <w:pStyle w:val="ListParagraph"/>
              <w:numPr>
                <w:ilvl w:val="3"/>
                <w:numId w:val="145"/>
              </w:numPr>
              <w:spacing w:before="120" w:after="0" w:line="360" w:lineRule="auto"/>
              <w:ind w:left="1471" w:hanging="425"/>
              <w:contextualSpacing w:val="0"/>
              <w:rPr>
                <w:rFonts w:cstheme="minorHAnsi"/>
                <w:i/>
                <w:sz w:val="24"/>
                <w:szCs w:val="24"/>
                <w:lang w:val="en-US"/>
              </w:rPr>
            </w:pPr>
            <w:r w:rsidRPr="00AE02E3">
              <w:rPr>
                <w:rFonts w:cstheme="minorHAnsi"/>
                <w:i/>
                <w:sz w:val="24"/>
                <w:szCs w:val="24"/>
                <w:lang w:val="en-US"/>
              </w:rPr>
              <w:t xml:space="preserve">The use of insurance as an effort to complete the mitigation of potential losses in operations. The risk that needs to be insured is the </w:t>
            </w:r>
            <w:r w:rsidRPr="00AE02E3">
              <w:rPr>
                <w:rFonts w:cstheme="minorHAnsi"/>
                <w:i/>
                <w:sz w:val="24"/>
                <w:szCs w:val="24"/>
                <w:lang w:val="en-US"/>
              </w:rPr>
              <w:lastRenderedPageBreak/>
              <w:t>residual risk. The company must carry out periodic reviews of the needs, coverage and value of insurance covered.</w:t>
            </w:r>
          </w:p>
          <w:p w14:paraId="4D181ECF" w14:textId="77777777" w:rsidR="00F274AC" w:rsidRPr="004E1F84" w:rsidRDefault="00F274AC" w:rsidP="004E1F84">
            <w:pPr>
              <w:spacing w:before="120" w:after="120" w:line="360" w:lineRule="auto"/>
              <w:rPr>
                <w:rFonts w:cstheme="minorHAnsi"/>
                <w:i/>
                <w:sz w:val="24"/>
                <w:szCs w:val="24"/>
                <w:lang w:val="en-US"/>
              </w:rPr>
            </w:pPr>
          </w:p>
        </w:tc>
      </w:tr>
      <w:tr w:rsidR="004E1F84" w:rsidRPr="007B6EA1" w14:paraId="194F8492" w14:textId="77777777" w:rsidTr="00F841A5">
        <w:trPr>
          <w:trHeight w:val="504"/>
        </w:trPr>
        <w:tc>
          <w:tcPr>
            <w:tcW w:w="4560" w:type="dxa"/>
          </w:tcPr>
          <w:p w14:paraId="12D9C17E" w14:textId="57F9DCDF" w:rsidR="004E1F84" w:rsidRPr="00DB0C76" w:rsidRDefault="00DB0C76" w:rsidP="00DB0C76">
            <w:pPr>
              <w:pStyle w:val="ListParagraph"/>
              <w:widowControl w:val="0"/>
              <w:numPr>
                <w:ilvl w:val="1"/>
                <w:numId w:val="145"/>
              </w:numPr>
              <w:pBdr>
                <w:top w:val="nil"/>
                <w:left w:val="nil"/>
                <w:bottom w:val="nil"/>
                <w:right w:val="nil"/>
                <w:between w:val="nil"/>
              </w:pBdr>
              <w:spacing w:before="93" w:after="200" w:line="360" w:lineRule="auto"/>
              <w:ind w:left="743" w:right="96" w:hanging="284"/>
              <w:rPr>
                <w:rFonts w:eastAsia="Arial" w:cstheme="minorHAnsi"/>
                <w:sz w:val="24"/>
                <w:szCs w:val="24"/>
                <w:lang w:val="id" w:eastAsia="en-ID"/>
              </w:rPr>
            </w:pPr>
            <w:r w:rsidRPr="00DB0C76">
              <w:rPr>
                <w:rFonts w:eastAsia="Arial" w:cstheme="minorHAnsi"/>
                <w:color w:val="000000"/>
                <w:sz w:val="24"/>
                <w:szCs w:val="24"/>
                <w:lang w:val="id" w:eastAsia="en-ID"/>
              </w:rPr>
              <w:lastRenderedPageBreak/>
              <w:t xml:space="preserve">Penanganan risiko melibatkan pemeriksaan kemungkinan opsi </w:t>
            </w:r>
            <w:r w:rsidRPr="00DB0C76">
              <w:rPr>
                <w:rFonts w:eastAsia="Arial" w:cstheme="minorHAnsi"/>
                <w:i/>
                <w:color w:val="000000"/>
                <w:sz w:val="24"/>
                <w:szCs w:val="24"/>
                <w:lang w:val="id" w:eastAsia="en-ID"/>
              </w:rPr>
              <w:t xml:space="preserve">Risk Treatment Plan </w:t>
            </w:r>
            <w:r w:rsidRPr="00DB0C76">
              <w:rPr>
                <w:rFonts w:eastAsia="Arial" w:cstheme="minorHAnsi"/>
                <w:color w:val="000000"/>
                <w:sz w:val="24"/>
                <w:szCs w:val="24"/>
                <w:lang w:val="id" w:eastAsia="en-ID"/>
              </w:rPr>
              <w:t xml:space="preserve">untuk menentukan tindakan yang paling tepat untuk mengelola risiko. Tindakan penanganan diperlukan jika kontrol saat ini belum efektif dalam mengelola risiko sesuai tingkat toleransi yang ditentukan. Opsi </w:t>
            </w:r>
            <w:r w:rsidRPr="00DB0C76">
              <w:rPr>
                <w:rFonts w:eastAsia="Arial" w:cstheme="minorHAnsi"/>
                <w:i/>
                <w:color w:val="000000"/>
                <w:sz w:val="24"/>
                <w:szCs w:val="24"/>
                <w:lang w:val="id" w:eastAsia="en-ID"/>
              </w:rPr>
              <w:t xml:space="preserve">Risk Treatment Plan </w:t>
            </w:r>
            <w:r w:rsidRPr="00DB0C76">
              <w:rPr>
                <w:rFonts w:eastAsia="Arial" w:cstheme="minorHAnsi"/>
                <w:color w:val="000000"/>
                <w:sz w:val="24"/>
                <w:szCs w:val="24"/>
                <w:lang w:val="id" w:eastAsia="en-ID"/>
              </w:rPr>
              <w:t>dapat melibatkan peningkatan kontrol yang ada dan menerapkan kontrol tambahan.</w:t>
            </w:r>
          </w:p>
        </w:tc>
        <w:tc>
          <w:tcPr>
            <w:tcW w:w="236" w:type="dxa"/>
          </w:tcPr>
          <w:p w14:paraId="46E0C056" w14:textId="77777777" w:rsidR="004E1F84" w:rsidRPr="007B6EA1" w:rsidRDefault="004E1F84">
            <w:pPr>
              <w:spacing w:before="0" w:after="0" w:line="360" w:lineRule="auto"/>
              <w:rPr>
                <w:rFonts w:cstheme="minorHAnsi"/>
                <w:sz w:val="24"/>
                <w:szCs w:val="24"/>
                <w:lang w:val="en-US"/>
              </w:rPr>
            </w:pPr>
          </w:p>
        </w:tc>
        <w:tc>
          <w:tcPr>
            <w:tcW w:w="4560" w:type="dxa"/>
          </w:tcPr>
          <w:p w14:paraId="373F7A9C" w14:textId="24B7AFBE" w:rsidR="004E1F84" w:rsidRPr="00DB0C76" w:rsidRDefault="00DB0C76" w:rsidP="007F53B8">
            <w:pPr>
              <w:pStyle w:val="ListParagraph"/>
              <w:numPr>
                <w:ilvl w:val="0"/>
                <w:numId w:val="146"/>
              </w:numPr>
              <w:spacing w:before="80" w:after="0" w:line="360" w:lineRule="auto"/>
              <w:ind w:left="714" w:hanging="357"/>
              <w:contextualSpacing w:val="0"/>
              <w:rPr>
                <w:rFonts w:cstheme="minorHAnsi"/>
                <w:i/>
                <w:sz w:val="24"/>
                <w:szCs w:val="24"/>
                <w:lang w:val="en-US"/>
              </w:rPr>
            </w:pPr>
            <w:r w:rsidRPr="00AE02E3">
              <w:rPr>
                <w:rFonts w:cstheme="minorHAnsi"/>
                <w:i/>
                <w:sz w:val="24"/>
                <w:szCs w:val="24"/>
                <w:lang w:val="en-US"/>
              </w:rPr>
              <w:t>Risk management involves examining possible options for the Risk Treatment Plan to determine the most appropriate course of action to manage the risk. Handling action is required if the current controls are not effective in managing the risk according to the specified tolerance level. The Risk Treatment Plan option may involve enhancing existing controls and implementing additional controls.</w:t>
            </w:r>
          </w:p>
        </w:tc>
      </w:tr>
      <w:tr w:rsidR="00DB0C76" w:rsidRPr="007B6EA1" w14:paraId="396B1D6E" w14:textId="77777777" w:rsidTr="00F841A5">
        <w:trPr>
          <w:trHeight w:val="504"/>
        </w:trPr>
        <w:tc>
          <w:tcPr>
            <w:tcW w:w="4560" w:type="dxa"/>
          </w:tcPr>
          <w:p w14:paraId="393B3604" w14:textId="77777777" w:rsidR="00DB0C76" w:rsidRPr="00DB0C76" w:rsidRDefault="00DB0C76">
            <w:pPr>
              <w:pStyle w:val="ListParagraph"/>
              <w:widowControl w:val="0"/>
              <w:numPr>
                <w:ilvl w:val="0"/>
                <w:numId w:val="161"/>
              </w:numPr>
              <w:pBdr>
                <w:top w:val="nil"/>
                <w:left w:val="nil"/>
                <w:bottom w:val="nil"/>
                <w:right w:val="nil"/>
                <w:between w:val="nil"/>
              </w:pBdr>
              <w:spacing w:before="0" w:after="0" w:line="360" w:lineRule="auto"/>
              <w:ind w:right="95" w:hanging="261"/>
              <w:rPr>
                <w:rFonts w:eastAsia="Arial" w:cstheme="minorHAnsi"/>
                <w:sz w:val="24"/>
                <w:szCs w:val="24"/>
                <w:lang w:val="id" w:eastAsia="en-ID"/>
              </w:rPr>
            </w:pPr>
            <w:r w:rsidRPr="00DB0C76">
              <w:rPr>
                <w:rFonts w:eastAsia="Arial" w:cstheme="minorHAnsi"/>
                <w:color w:val="000000"/>
                <w:sz w:val="24"/>
                <w:szCs w:val="24"/>
                <w:lang w:val="id" w:eastAsia="en-ID"/>
              </w:rPr>
              <w:t>Saat menentukan pilihan yang dirujuk, hal berikut harus terjadi:</w:t>
            </w:r>
          </w:p>
          <w:p w14:paraId="2F93FB0A" w14:textId="77777777" w:rsidR="00DB0C76" w:rsidRPr="00781421" w:rsidRDefault="00DB0C76" w:rsidP="00DB0C76">
            <w:pPr>
              <w:widowControl w:val="0"/>
              <w:numPr>
                <w:ilvl w:val="3"/>
                <w:numId w:val="33"/>
              </w:numPr>
              <w:pBdr>
                <w:top w:val="nil"/>
                <w:left w:val="nil"/>
                <w:bottom w:val="nil"/>
                <w:right w:val="nil"/>
                <w:between w:val="nil"/>
              </w:pBdr>
              <w:tabs>
                <w:tab w:val="left" w:pos="3200"/>
                <w:tab w:val="left" w:pos="3778"/>
                <w:tab w:val="left" w:pos="4576"/>
                <w:tab w:val="left" w:pos="5618"/>
                <w:tab w:val="left" w:pos="6379"/>
                <w:tab w:val="left" w:pos="7763"/>
                <w:tab w:val="left" w:pos="8206"/>
              </w:tabs>
              <w:spacing w:before="158" w:after="0" w:line="360" w:lineRule="auto"/>
              <w:ind w:left="1022"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Biaya dari setiap tindakan harus dimasukkan ke dalam proses perencanaan anggaran yang </w:t>
            </w:r>
            <w:r w:rsidRPr="00781421">
              <w:rPr>
                <w:rFonts w:eastAsia="Arial" w:cstheme="minorHAnsi"/>
                <w:color w:val="000000"/>
                <w:sz w:val="24"/>
                <w:szCs w:val="24"/>
                <w:lang w:val="id" w:eastAsia="en-ID"/>
              </w:rPr>
              <w:lastRenderedPageBreak/>
              <w:t>relevan;</w:t>
            </w:r>
          </w:p>
          <w:p w14:paraId="5B128254" w14:textId="77777777" w:rsidR="00DB0C76" w:rsidRPr="00781421" w:rsidRDefault="00DB0C76" w:rsidP="00DB0C76">
            <w:pPr>
              <w:widowControl w:val="0"/>
              <w:numPr>
                <w:ilvl w:val="3"/>
                <w:numId w:val="33"/>
              </w:numPr>
              <w:pBdr>
                <w:top w:val="nil"/>
                <w:left w:val="nil"/>
                <w:bottom w:val="nil"/>
                <w:right w:val="nil"/>
                <w:between w:val="nil"/>
              </w:pBdr>
              <w:spacing w:before="120" w:after="0" w:line="360" w:lineRule="auto"/>
              <w:ind w:left="1022"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Orang yang bertanggung jawab harus diidentifikasi untuk penyampaian tindakan, dengan harapan ini dikomunikasikan kepada mereka;</w:t>
            </w:r>
          </w:p>
          <w:p w14:paraId="701EA63B" w14:textId="77777777" w:rsidR="00DB0C76" w:rsidRPr="00781421" w:rsidRDefault="00DB0C76" w:rsidP="00DB0C76">
            <w:pPr>
              <w:widowControl w:val="0"/>
              <w:numPr>
                <w:ilvl w:val="3"/>
                <w:numId w:val="33"/>
              </w:numPr>
              <w:pBdr>
                <w:top w:val="nil"/>
                <w:left w:val="nil"/>
                <w:bottom w:val="nil"/>
                <w:right w:val="nil"/>
                <w:between w:val="nil"/>
              </w:pBdr>
              <w:spacing w:before="120" w:after="0" w:line="360" w:lineRule="auto"/>
              <w:ind w:left="1022"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Tanggal jatuh tempo yang realistis harus ditetapkan; dan</w:t>
            </w:r>
          </w:p>
          <w:p w14:paraId="20722B5A" w14:textId="33DAD5FE" w:rsidR="00DB0C76" w:rsidRPr="00DB0C76" w:rsidRDefault="00DB0C76" w:rsidP="00DB0C76">
            <w:pPr>
              <w:widowControl w:val="0"/>
              <w:numPr>
                <w:ilvl w:val="3"/>
                <w:numId w:val="33"/>
              </w:numPr>
              <w:pBdr>
                <w:top w:val="nil"/>
                <w:left w:val="nil"/>
                <w:bottom w:val="nil"/>
                <w:right w:val="nil"/>
                <w:between w:val="nil"/>
              </w:pBdr>
              <w:spacing w:before="161" w:after="0" w:line="360" w:lineRule="auto"/>
              <w:ind w:left="1022"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Ukuran kinerja harus ditentukan.</w:t>
            </w:r>
          </w:p>
        </w:tc>
        <w:tc>
          <w:tcPr>
            <w:tcW w:w="236" w:type="dxa"/>
          </w:tcPr>
          <w:p w14:paraId="56F5DD8E" w14:textId="77777777" w:rsidR="00DB0C76" w:rsidRPr="007B6EA1" w:rsidRDefault="00DB0C76">
            <w:pPr>
              <w:spacing w:before="0" w:after="0" w:line="360" w:lineRule="auto"/>
              <w:rPr>
                <w:rFonts w:cstheme="minorHAnsi"/>
                <w:sz w:val="24"/>
                <w:szCs w:val="24"/>
                <w:lang w:val="en-US"/>
              </w:rPr>
            </w:pPr>
          </w:p>
        </w:tc>
        <w:tc>
          <w:tcPr>
            <w:tcW w:w="4560" w:type="dxa"/>
          </w:tcPr>
          <w:p w14:paraId="4F4BBE4E" w14:textId="5E78A3A1" w:rsidR="00623157" w:rsidRPr="00623157" w:rsidRDefault="00623157" w:rsidP="00623157">
            <w:pPr>
              <w:pStyle w:val="ListParagraph"/>
              <w:numPr>
                <w:ilvl w:val="0"/>
                <w:numId w:val="146"/>
              </w:numPr>
              <w:spacing w:before="0" w:after="0" w:line="360" w:lineRule="auto"/>
              <w:ind w:left="714" w:hanging="357"/>
              <w:contextualSpacing w:val="0"/>
              <w:rPr>
                <w:rFonts w:cstheme="minorHAnsi"/>
                <w:i/>
                <w:sz w:val="24"/>
                <w:szCs w:val="24"/>
                <w:lang w:val="en-US"/>
              </w:rPr>
            </w:pPr>
            <w:r w:rsidRPr="00AE02E3">
              <w:rPr>
                <w:rFonts w:cstheme="minorHAnsi"/>
                <w:i/>
                <w:sz w:val="24"/>
                <w:szCs w:val="24"/>
                <w:lang w:val="en-US"/>
              </w:rPr>
              <w:t>When making a referenced option, the following must occur:</w:t>
            </w:r>
          </w:p>
          <w:p w14:paraId="2E597557" w14:textId="77777777" w:rsidR="00623157" w:rsidRDefault="00623157" w:rsidP="00623157">
            <w:pPr>
              <w:pStyle w:val="ListParagraph"/>
              <w:numPr>
                <w:ilvl w:val="0"/>
                <w:numId w:val="147"/>
              </w:numPr>
              <w:spacing w:line="360" w:lineRule="auto"/>
              <w:ind w:left="1048" w:hanging="284"/>
              <w:rPr>
                <w:rFonts w:cstheme="minorHAnsi"/>
                <w:i/>
                <w:sz w:val="24"/>
                <w:szCs w:val="24"/>
                <w:lang w:val="en-US"/>
              </w:rPr>
            </w:pPr>
            <w:r w:rsidRPr="00623157">
              <w:rPr>
                <w:rFonts w:cstheme="minorHAnsi"/>
                <w:i/>
                <w:sz w:val="24"/>
                <w:szCs w:val="24"/>
                <w:lang w:val="en-US"/>
              </w:rPr>
              <w:t>The cost of each action should be included in the relevant budget planning process;</w:t>
            </w:r>
          </w:p>
          <w:p w14:paraId="061FF7BA" w14:textId="77777777" w:rsidR="00623157" w:rsidRDefault="00623157" w:rsidP="00623157">
            <w:pPr>
              <w:pStyle w:val="ListParagraph"/>
              <w:spacing w:line="360" w:lineRule="auto"/>
              <w:ind w:left="1048"/>
              <w:rPr>
                <w:rFonts w:cstheme="minorHAnsi"/>
                <w:i/>
                <w:sz w:val="24"/>
                <w:szCs w:val="24"/>
                <w:lang w:val="en-US"/>
              </w:rPr>
            </w:pPr>
          </w:p>
          <w:p w14:paraId="0596AE54" w14:textId="512C5F86" w:rsidR="00623157" w:rsidRPr="00623157" w:rsidRDefault="00623157" w:rsidP="00623157">
            <w:pPr>
              <w:pStyle w:val="ListParagraph"/>
              <w:numPr>
                <w:ilvl w:val="0"/>
                <w:numId w:val="147"/>
              </w:numPr>
              <w:spacing w:line="360" w:lineRule="auto"/>
              <w:ind w:left="1048" w:hanging="284"/>
              <w:rPr>
                <w:rFonts w:cstheme="minorHAnsi"/>
                <w:i/>
                <w:sz w:val="24"/>
                <w:szCs w:val="24"/>
                <w:lang w:val="en-US"/>
              </w:rPr>
            </w:pPr>
            <w:r w:rsidRPr="00623157">
              <w:rPr>
                <w:rFonts w:cstheme="minorHAnsi"/>
                <w:i/>
                <w:sz w:val="24"/>
                <w:szCs w:val="24"/>
                <w:lang w:val="en-US"/>
              </w:rPr>
              <w:lastRenderedPageBreak/>
              <w:t>Responsible persons shall be identified for delivery of action, with the hope that this will be communicated to them;</w:t>
            </w:r>
          </w:p>
          <w:p w14:paraId="00AA85B1" w14:textId="77777777" w:rsidR="00623157" w:rsidRDefault="00623157" w:rsidP="00732782">
            <w:pPr>
              <w:pStyle w:val="ListParagraph"/>
              <w:spacing w:before="120" w:after="120" w:line="360" w:lineRule="auto"/>
              <w:ind w:left="1043"/>
              <w:contextualSpacing w:val="0"/>
              <w:rPr>
                <w:rFonts w:cstheme="minorHAnsi"/>
                <w:i/>
                <w:sz w:val="24"/>
                <w:szCs w:val="24"/>
                <w:lang w:val="en-US"/>
              </w:rPr>
            </w:pPr>
          </w:p>
          <w:p w14:paraId="28D77B1E" w14:textId="77777777" w:rsidR="00623157" w:rsidRPr="00AE02E3" w:rsidRDefault="00623157" w:rsidP="00623157">
            <w:pPr>
              <w:pStyle w:val="ListParagraph"/>
              <w:numPr>
                <w:ilvl w:val="0"/>
                <w:numId w:val="147"/>
              </w:numPr>
              <w:spacing w:before="0" w:after="240" w:line="360" w:lineRule="auto"/>
              <w:ind w:left="1037" w:hanging="357"/>
              <w:contextualSpacing w:val="0"/>
              <w:rPr>
                <w:rFonts w:cstheme="minorHAnsi"/>
                <w:i/>
                <w:sz w:val="24"/>
                <w:szCs w:val="24"/>
                <w:lang w:val="en-US"/>
              </w:rPr>
            </w:pPr>
            <w:r w:rsidRPr="00AE02E3">
              <w:rPr>
                <w:rFonts w:cstheme="minorHAnsi"/>
                <w:i/>
                <w:sz w:val="24"/>
                <w:szCs w:val="24"/>
                <w:lang w:val="en-US"/>
              </w:rPr>
              <w:t>Realistic maturity dates must be set; And</w:t>
            </w:r>
          </w:p>
          <w:p w14:paraId="314183D4" w14:textId="0ADA4E71" w:rsidR="00DB0C76" w:rsidRPr="00623157" w:rsidRDefault="00623157" w:rsidP="00623157">
            <w:pPr>
              <w:pStyle w:val="ListParagraph"/>
              <w:numPr>
                <w:ilvl w:val="0"/>
                <w:numId w:val="147"/>
              </w:numPr>
              <w:spacing w:before="120" w:after="0" w:line="360" w:lineRule="auto"/>
              <w:ind w:left="1042"/>
              <w:rPr>
                <w:rFonts w:cstheme="minorHAnsi"/>
                <w:i/>
                <w:sz w:val="24"/>
                <w:szCs w:val="24"/>
                <w:lang w:val="en-US"/>
              </w:rPr>
            </w:pPr>
            <w:r w:rsidRPr="00AE02E3">
              <w:rPr>
                <w:rFonts w:cstheme="minorHAnsi"/>
                <w:i/>
                <w:sz w:val="24"/>
                <w:szCs w:val="24"/>
                <w:lang w:val="en-US"/>
              </w:rPr>
              <w:t>Performance measures should be determined.</w:t>
            </w:r>
          </w:p>
        </w:tc>
      </w:tr>
      <w:tr w:rsidR="00732782" w:rsidRPr="007B6EA1" w14:paraId="4335C28C" w14:textId="77777777" w:rsidTr="00F841A5">
        <w:trPr>
          <w:trHeight w:val="504"/>
        </w:trPr>
        <w:tc>
          <w:tcPr>
            <w:tcW w:w="4560" w:type="dxa"/>
          </w:tcPr>
          <w:p w14:paraId="26A1FC9C" w14:textId="77692C9B" w:rsidR="00732782" w:rsidRPr="00732782" w:rsidRDefault="00732782">
            <w:pPr>
              <w:widowControl w:val="0"/>
              <w:numPr>
                <w:ilvl w:val="0"/>
                <w:numId w:val="161"/>
              </w:numPr>
              <w:pBdr>
                <w:top w:val="nil"/>
                <w:left w:val="nil"/>
                <w:bottom w:val="nil"/>
                <w:right w:val="nil"/>
                <w:between w:val="nil"/>
              </w:pBdr>
              <w:tabs>
                <w:tab w:val="left" w:pos="2080"/>
              </w:tabs>
              <w:spacing w:before="0" w:after="0" w:line="360" w:lineRule="auto"/>
              <w:ind w:right="95" w:hanging="260"/>
              <w:rPr>
                <w:rFonts w:eastAsia="Arial" w:cstheme="minorHAnsi"/>
                <w:sz w:val="24"/>
                <w:szCs w:val="24"/>
                <w:lang w:val="id" w:eastAsia="en-ID"/>
              </w:rPr>
            </w:pPr>
            <w:r w:rsidRPr="00781421">
              <w:rPr>
                <w:rFonts w:eastAsia="Arial" w:cstheme="minorHAnsi"/>
                <w:i/>
                <w:color w:val="000000"/>
                <w:sz w:val="24"/>
                <w:szCs w:val="24"/>
                <w:lang w:val="id" w:eastAsia="en-ID"/>
              </w:rPr>
              <w:lastRenderedPageBreak/>
              <w:t xml:space="preserve">Management Representatives </w:t>
            </w:r>
            <w:r w:rsidRPr="00781421">
              <w:rPr>
                <w:rFonts w:eastAsia="Arial" w:cstheme="minorHAnsi"/>
                <w:color w:val="000000"/>
                <w:sz w:val="24"/>
                <w:szCs w:val="24"/>
                <w:lang w:val="id" w:eastAsia="en-ID"/>
              </w:rPr>
              <w:t xml:space="preserve">dan fungsi </w:t>
            </w:r>
            <w:r w:rsidRPr="00781421">
              <w:rPr>
                <w:rFonts w:eastAsia="Arial" w:cstheme="minorHAnsi"/>
                <w:i/>
                <w:color w:val="000000"/>
                <w:sz w:val="24"/>
                <w:szCs w:val="24"/>
                <w:lang w:val="id" w:eastAsia="en-ID"/>
              </w:rPr>
              <w:t>Information Security</w:t>
            </w:r>
            <w:r w:rsidRPr="00781421">
              <w:rPr>
                <w:rFonts w:eastAsia="Arial" w:cstheme="minorHAnsi"/>
                <w:color w:val="000000"/>
                <w:sz w:val="24"/>
                <w:szCs w:val="24"/>
                <w:lang w:val="id" w:eastAsia="en-ID"/>
              </w:rPr>
              <w:t xml:space="preserve">, </w:t>
            </w:r>
            <w:r w:rsidRPr="00781421">
              <w:rPr>
                <w:rFonts w:eastAsia="Arial" w:cstheme="minorHAnsi"/>
                <w:i/>
                <w:color w:val="000000"/>
                <w:sz w:val="24"/>
                <w:szCs w:val="24"/>
                <w:lang w:val="id" w:eastAsia="en-ID"/>
              </w:rPr>
              <w:t xml:space="preserve">Risk Owner </w:t>
            </w:r>
            <w:r w:rsidRPr="00781421">
              <w:rPr>
                <w:rFonts w:eastAsia="Arial" w:cstheme="minorHAnsi"/>
                <w:color w:val="000000"/>
                <w:sz w:val="24"/>
                <w:szCs w:val="24"/>
                <w:lang w:val="id" w:eastAsia="en-ID"/>
              </w:rPr>
              <w:t xml:space="preserve">dengan berkonsultasi kepada fungsi Manajemen Risiko harus membuat </w:t>
            </w:r>
            <w:r w:rsidRPr="00781421">
              <w:rPr>
                <w:rFonts w:eastAsia="Arial" w:cstheme="minorHAnsi"/>
                <w:i/>
                <w:color w:val="000000"/>
                <w:sz w:val="24"/>
                <w:szCs w:val="24"/>
                <w:lang w:val="id" w:eastAsia="en-ID"/>
              </w:rPr>
              <w:t xml:space="preserve">Statement of Applicability </w:t>
            </w:r>
            <w:r w:rsidRPr="00781421">
              <w:rPr>
                <w:rFonts w:eastAsia="Arial" w:cstheme="minorHAnsi"/>
                <w:color w:val="000000"/>
                <w:sz w:val="24"/>
                <w:szCs w:val="24"/>
                <w:lang w:val="id" w:eastAsia="en-ID"/>
              </w:rPr>
              <w:t>yang berisi kontrol dan justifikasi yang diperlukan untuk dimasukkan, baik diterapkan atau tidak, dan justifikasi untuk pengecualian kontrol dari risiko sebagai bagian dari referensi rencana perlakuan risiko.</w:t>
            </w:r>
          </w:p>
        </w:tc>
        <w:tc>
          <w:tcPr>
            <w:tcW w:w="236" w:type="dxa"/>
          </w:tcPr>
          <w:p w14:paraId="2F64B0B5" w14:textId="77777777" w:rsidR="00732782" w:rsidRPr="007B6EA1" w:rsidRDefault="00732782">
            <w:pPr>
              <w:spacing w:before="0" w:after="0" w:line="360" w:lineRule="auto"/>
              <w:rPr>
                <w:rFonts w:cstheme="minorHAnsi"/>
                <w:sz w:val="24"/>
                <w:szCs w:val="24"/>
                <w:lang w:val="en-US"/>
              </w:rPr>
            </w:pPr>
          </w:p>
        </w:tc>
        <w:tc>
          <w:tcPr>
            <w:tcW w:w="4560" w:type="dxa"/>
          </w:tcPr>
          <w:p w14:paraId="44DBE6E5" w14:textId="3E85B2B7" w:rsidR="00732782" w:rsidRPr="00732782" w:rsidRDefault="00732782" w:rsidP="00732782">
            <w:pPr>
              <w:pStyle w:val="ListParagraph"/>
              <w:numPr>
                <w:ilvl w:val="0"/>
                <w:numId w:val="146"/>
              </w:numPr>
              <w:spacing w:before="0" w:after="0" w:line="360" w:lineRule="auto"/>
              <w:rPr>
                <w:rFonts w:cstheme="minorHAnsi"/>
                <w:i/>
                <w:sz w:val="24"/>
                <w:szCs w:val="24"/>
                <w:lang w:val="en-US"/>
              </w:rPr>
            </w:pPr>
            <w:r w:rsidRPr="00AE02E3">
              <w:rPr>
                <w:rFonts w:cstheme="minorHAnsi"/>
                <w:i/>
                <w:sz w:val="24"/>
                <w:szCs w:val="24"/>
                <w:lang w:val="en-US"/>
              </w:rPr>
              <w:t>Management Representatives and the Information Security function, the Risk Owner in consultation with the Risk Management function must prepare a Statement of Applicability containing the controls and justification required for inclusion, whether implemented or not, and justification for exclusion of controls from risk as part of the reference risk treatment plan.</w:t>
            </w:r>
          </w:p>
        </w:tc>
      </w:tr>
      <w:tr w:rsidR="00732782" w:rsidRPr="007B6EA1" w14:paraId="4CB45918" w14:textId="77777777" w:rsidTr="00F841A5">
        <w:trPr>
          <w:trHeight w:val="504"/>
        </w:trPr>
        <w:tc>
          <w:tcPr>
            <w:tcW w:w="4560" w:type="dxa"/>
          </w:tcPr>
          <w:p w14:paraId="762AAD48" w14:textId="77777777" w:rsidR="00732782" w:rsidRPr="00F841A5" w:rsidRDefault="00732782">
            <w:pPr>
              <w:pStyle w:val="ListParagraph"/>
              <w:widowControl w:val="0"/>
              <w:numPr>
                <w:ilvl w:val="0"/>
                <w:numId w:val="162"/>
              </w:numPr>
              <w:pBdr>
                <w:top w:val="nil"/>
                <w:left w:val="nil"/>
                <w:bottom w:val="nil"/>
                <w:right w:val="nil"/>
                <w:between w:val="nil"/>
              </w:pBdr>
              <w:tabs>
                <w:tab w:val="left" w:pos="2080"/>
              </w:tabs>
              <w:spacing w:before="162" w:after="0" w:line="360" w:lineRule="auto"/>
              <w:ind w:right="95" w:hanging="260"/>
              <w:rPr>
                <w:rFonts w:eastAsia="Arial" w:cstheme="minorHAnsi"/>
                <w:sz w:val="24"/>
                <w:szCs w:val="24"/>
                <w:lang w:val="id" w:eastAsia="en-ID"/>
              </w:rPr>
            </w:pPr>
            <w:r w:rsidRPr="00F841A5">
              <w:rPr>
                <w:rFonts w:eastAsia="Arial" w:cstheme="minorHAnsi"/>
                <w:color w:val="000000"/>
                <w:sz w:val="24"/>
                <w:szCs w:val="24"/>
                <w:lang w:val="id" w:eastAsia="en-ID"/>
              </w:rPr>
              <w:t xml:space="preserve">Penerimaan risiko dan implementasi rencana perlakuan risiko oleh </w:t>
            </w:r>
            <w:r w:rsidRPr="00F841A5">
              <w:rPr>
                <w:rFonts w:eastAsia="Arial" w:cstheme="minorHAnsi"/>
                <w:i/>
                <w:color w:val="000000"/>
                <w:sz w:val="24"/>
                <w:szCs w:val="24"/>
                <w:lang w:val="id" w:eastAsia="en-ID"/>
              </w:rPr>
              <w:t xml:space="preserve">Risk Owner </w:t>
            </w:r>
            <w:r w:rsidRPr="00F841A5">
              <w:rPr>
                <w:rFonts w:eastAsia="Arial" w:cstheme="minorHAnsi"/>
                <w:color w:val="000000"/>
                <w:sz w:val="24"/>
                <w:szCs w:val="24"/>
                <w:lang w:val="id" w:eastAsia="en-ID"/>
              </w:rPr>
              <w:t>harus didokumentasikan.</w:t>
            </w:r>
          </w:p>
          <w:p w14:paraId="3DFE0128" w14:textId="77777777" w:rsidR="00F841A5" w:rsidRDefault="00732782" w:rsidP="00F841A5">
            <w:pPr>
              <w:widowControl w:val="0"/>
              <w:numPr>
                <w:ilvl w:val="0"/>
                <w:numId w:val="34"/>
              </w:numPr>
              <w:pBdr>
                <w:top w:val="nil"/>
                <w:left w:val="nil"/>
                <w:bottom w:val="nil"/>
                <w:right w:val="nil"/>
                <w:between w:val="nil"/>
              </w:pBdr>
              <w:tabs>
                <w:tab w:val="left" w:pos="2440"/>
              </w:tabs>
              <w:spacing w:before="120" w:after="0" w:line="360" w:lineRule="auto"/>
              <w:ind w:left="1022"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Rencana Perlakuan Risiko akan diperbarui dan dikomunikasikan kepada semua pihak yang terkait dengan Perusahaan secara berkala sesuai dengan Kebijakan Kerangka Kerja Manajemen Risiko.</w:t>
            </w:r>
          </w:p>
          <w:p w14:paraId="0D125EBF" w14:textId="10057FA1" w:rsidR="00732782" w:rsidRPr="00F841A5" w:rsidRDefault="00732782" w:rsidP="00F841A5">
            <w:pPr>
              <w:widowControl w:val="0"/>
              <w:numPr>
                <w:ilvl w:val="0"/>
                <w:numId w:val="34"/>
              </w:numPr>
              <w:pBdr>
                <w:top w:val="nil"/>
                <w:left w:val="nil"/>
                <w:bottom w:val="nil"/>
                <w:right w:val="nil"/>
                <w:between w:val="nil"/>
              </w:pBdr>
              <w:tabs>
                <w:tab w:val="left" w:pos="2440"/>
              </w:tabs>
              <w:spacing w:before="120" w:after="0" w:line="360" w:lineRule="auto"/>
              <w:ind w:left="1022" w:right="95" w:hanging="284"/>
              <w:rPr>
                <w:rFonts w:eastAsia="Arial" w:cstheme="minorHAnsi"/>
                <w:color w:val="000000"/>
                <w:sz w:val="24"/>
                <w:szCs w:val="24"/>
                <w:lang w:val="id" w:eastAsia="en-ID"/>
              </w:rPr>
            </w:pPr>
            <w:r w:rsidRPr="00F841A5">
              <w:rPr>
                <w:rFonts w:eastAsia="Arial" w:cstheme="minorHAnsi"/>
                <w:color w:val="000000"/>
                <w:sz w:val="24"/>
                <w:szCs w:val="24"/>
                <w:lang w:val="id" w:eastAsia="en-ID"/>
              </w:rPr>
              <w:t xml:space="preserve">Untuk memaksimalkan adopsi keamanan Informasi ISO 27001, </w:t>
            </w:r>
            <w:r w:rsidRPr="00F841A5">
              <w:rPr>
                <w:rFonts w:eastAsia="Arial" w:cstheme="minorHAnsi"/>
                <w:i/>
                <w:color w:val="000000"/>
                <w:sz w:val="24"/>
                <w:szCs w:val="24"/>
                <w:lang w:val="id" w:eastAsia="en-ID"/>
              </w:rPr>
              <w:t xml:space="preserve">Annex A Control Requirement </w:t>
            </w:r>
            <w:r w:rsidRPr="00F841A5">
              <w:rPr>
                <w:rFonts w:eastAsia="Arial" w:cstheme="minorHAnsi"/>
                <w:color w:val="000000"/>
                <w:sz w:val="24"/>
                <w:szCs w:val="24"/>
                <w:lang w:val="id" w:eastAsia="en-ID"/>
              </w:rPr>
              <w:t>akan digunakan sebagai acuan untuk menerapkan pengendalian yang sesuai dengan risiko yang teridentifikasi.</w:t>
            </w:r>
          </w:p>
        </w:tc>
        <w:tc>
          <w:tcPr>
            <w:tcW w:w="236" w:type="dxa"/>
          </w:tcPr>
          <w:p w14:paraId="14C970D9" w14:textId="77777777" w:rsidR="00732782" w:rsidRPr="007B6EA1" w:rsidRDefault="00732782">
            <w:pPr>
              <w:spacing w:before="0" w:after="0" w:line="360" w:lineRule="auto"/>
              <w:rPr>
                <w:rFonts w:cstheme="minorHAnsi"/>
                <w:sz w:val="24"/>
                <w:szCs w:val="24"/>
                <w:lang w:val="en-US"/>
              </w:rPr>
            </w:pPr>
          </w:p>
        </w:tc>
        <w:tc>
          <w:tcPr>
            <w:tcW w:w="4560" w:type="dxa"/>
          </w:tcPr>
          <w:p w14:paraId="6177DC1D" w14:textId="2BBD6090" w:rsidR="00F841A5" w:rsidRPr="00F841A5" w:rsidRDefault="00F841A5">
            <w:pPr>
              <w:pStyle w:val="ListParagraph"/>
              <w:numPr>
                <w:ilvl w:val="0"/>
                <w:numId w:val="163"/>
              </w:numPr>
              <w:spacing w:before="120" w:after="0" w:line="360" w:lineRule="auto"/>
              <w:rPr>
                <w:rFonts w:cstheme="minorHAnsi"/>
                <w:i/>
                <w:sz w:val="24"/>
                <w:szCs w:val="24"/>
                <w:lang w:val="en-US"/>
              </w:rPr>
            </w:pPr>
            <w:r w:rsidRPr="00AD2A62">
              <w:rPr>
                <w:rFonts w:cstheme="minorHAnsi"/>
                <w:i/>
                <w:sz w:val="24"/>
                <w:szCs w:val="24"/>
                <w:lang w:val="en-US"/>
              </w:rPr>
              <w:t>Risk acceptance and implementation of the risk treatment plan by the Risk Owner must be documented.</w:t>
            </w:r>
          </w:p>
          <w:p w14:paraId="4E44214C" w14:textId="77777777" w:rsidR="00F841A5" w:rsidRDefault="00F841A5">
            <w:pPr>
              <w:pStyle w:val="ListParagraph"/>
              <w:numPr>
                <w:ilvl w:val="0"/>
                <w:numId w:val="148"/>
              </w:numPr>
              <w:spacing w:before="120" w:after="0" w:line="360" w:lineRule="auto"/>
              <w:ind w:left="1037" w:hanging="357"/>
              <w:contextualSpacing w:val="0"/>
              <w:rPr>
                <w:rFonts w:cstheme="minorHAnsi"/>
                <w:i/>
                <w:sz w:val="24"/>
                <w:szCs w:val="24"/>
                <w:lang w:val="en-US"/>
              </w:rPr>
            </w:pPr>
            <w:r w:rsidRPr="00AD2A62">
              <w:rPr>
                <w:rFonts w:cstheme="minorHAnsi"/>
                <w:i/>
                <w:sz w:val="24"/>
                <w:szCs w:val="24"/>
                <w:lang w:val="en-US"/>
              </w:rPr>
              <w:lastRenderedPageBreak/>
              <w:t>The Risk Treatment Plan will be updated and communicated to all parties related to the Company periodically in accordance with the Risk Management Framework Policy.</w:t>
            </w:r>
          </w:p>
          <w:p w14:paraId="26BE3581" w14:textId="77777777" w:rsidR="00F841A5" w:rsidRDefault="00F841A5" w:rsidP="00F841A5">
            <w:pPr>
              <w:pStyle w:val="ListParagraph"/>
              <w:spacing w:before="0" w:after="120" w:line="360" w:lineRule="auto"/>
              <w:ind w:left="1043"/>
              <w:contextualSpacing w:val="0"/>
              <w:rPr>
                <w:rFonts w:cstheme="minorHAnsi"/>
                <w:i/>
                <w:sz w:val="24"/>
                <w:szCs w:val="24"/>
                <w:lang w:val="en-US"/>
              </w:rPr>
            </w:pPr>
          </w:p>
          <w:p w14:paraId="0EFAF5CC" w14:textId="75C33811" w:rsidR="00732782" w:rsidRPr="00F841A5" w:rsidRDefault="00F841A5">
            <w:pPr>
              <w:pStyle w:val="ListParagraph"/>
              <w:numPr>
                <w:ilvl w:val="0"/>
                <w:numId w:val="148"/>
              </w:numPr>
              <w:spacing w:before="120" w:after="0" w:line="360" w:lineRule="auto"/>
              <w:ind w:left="1042"/>
              <w:rPr>
                <w:rFonts w:cstheme="minorHAnsi"/>
                <w:i/>
                <w:sz w:val="24"/>
                <w:szCs w:val="24"/>
                <w:lang w:val="en-US"/>
              </w:rPr>
            </w:pPr>
            <w:r w:rsidRPr="00AD2A62">
              <w:rPr>
                <w:rFonts w:cstheme="minorHAnsi"/>
                <w:i/>
                <w:sz w:val="24"/>
                <w:szCs w:val="24"/>
                <w:lang w:val="en-US"/>
              </w:rPr>
              <w:t>In order to maximize the adoption of ISO 27001 Information security, Annex A Control Requirements will be used as a reference for implementing controls in accordance with the identified risks.</w:t>
            </w:r>
          </w:p>
        </w:tc>
      </w:tr>
    </w:tbl>
    <w:p w14:paraId="61BF5D04" w14:textId="77777777" w:rsidR="0052200D" w:rsidRPr="00781421" w:rsidRDefault="0052200D" w:rsidP="0052200D">
      <w:pPr>
        <w:rPr>
          <w:rFonts w:eastAsia="Arial" w:cstheme="minorHAnsi"/>
          <w:b/>
          <w:bCs/>
          <w:sz w:val="24"/>
          <w:szCs w:val="24"/>
          <w:lang w:val="en-GB" w:eastAsia="en-ID"/>
        </w:rPr>
      </w:pPr>
      <w:bookmarkStart w:id="36" w:name="_heading=h.1ksv4uv" w:colFirst="0" w:colLast="0"/>
      <w:bookmarkEnd w:id="36"/>
    </w:p>
    <w:p w14:paraId="05605878" w14:textId="28D6923A" w:rsidR="0052200D" w:rsidRDefault="0052200D" w:rsidP="00F841A5">
      <w:pPr>
        <w:pStyle w:val="Heading3"/>
        <w:numPr>
          <w:ilvl w:val="1"/>
          <w:numId w:val="61"/>
        </w:numPr>
        <w:spacing w:after="240"/>
        <w:ind w:left="567" w:hanging="567"/>
        <w:rPr>
          <w:rFonts w:asciiTheme="minorHAnsi" w:eastAsia="Arial" w:hAnsiTheme="minorHAnsi" w:cstheme="minorHAnsi"/>
          <w:b/>
          <w:bCs/>
          <w:color w:val="auto"/>
          <w:lang w:val="id" w:eastAsia="en-ID"/>
        </w:rPr>
      </w:pPr>
      <w:bookmarkStart w:id="37" w:name="_Toc163097289"/>
      <w:r w:rsidRPr="00781421">
        <w:rPr>
          <w:rFonts w:asciiTheme="minorHAnsi" w:eastAsia="Arial" w:hAnsiTheme="minorHAnsi" w:cstheme="minorHAnsi"/>
          <w:b/>
          <w:bCs/>
          <w:color w:val="auto"/>
          <w:lang w:val="id" w:eastAsia="en-ID"/>
        </w:rPr>
        <w:lastRenderedPageBreak/>
        <w:t>Pemantauan Risiko</w:t>
      </w:r>
      <w:r w:rsidR="005323A7">
        <w:rPr>
          <w:rFonts w:asciiTheme="minorHAnsi" w:eastAsia="Arial" w:hAnsiTheme="minorHAnsi" w:cstheme="minorHAnsi"/>
          <w:b/>
          <w:bCs/>
          <w:color w:val="auto"/>
          <w:lang w:val="en-GB" w:eastAsia="en-ID"/>
        </w:rPr>
        <w:t>/</w:t>
      </w:r>
      <w:r w:rsidR="005323A7" w:rsidRPr="005323A7">
        <w:rPr>
          <w:rFonts w:asciiTheme="minorHAnsi" w:eastAsia="Arial" w:hAnsiTheme="minorHAnsi" w:cstheme="minorHAnsi"/>
          <w:b/>
          <w:bCs/>
          <w:i/>
          <w:iCs/>
          <w:color w:val="auto"/>
          <w:lang w:val="en-GB" w:eastAsia="en-ID"/>
        </w:rPr>
        <w:t>Risk Monitoring</w:t>
      </w:r>
      <w:bookmarkEnd w:id="37"/>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AD2A62" w:rsidRPr="007B6EA1" w14:paraId="2C4365D0" w14:textId="77777777" w:rsidTr="009A4039">
        <w:trPr>
          <w:trHeight w:val="4720"/>
        </w:trPr>
        <w:tc>
          <w:tcPr>
            <w:tcW w:w="4560" w:type="dxa"/>
          </w:tcPr>
          <w:p w14:paraId="22076769" w14:textId="7BBA860C" w:rsidR="007654E8" w:rsidRPr="007654E8" w:rsidRDefault="00527332" w:rsidP="007654E8">
            <w:pPr>
              <w:widowControl w:val="0"/>
              <w:numPr>
                <w:ilvl w:val="0"/>
                <w:numId w:val="35"/>
              </w:numPr>
              <w:pBdr>
                <w:top w:val="nil"/>
                <w:left w:val="nil"/>
                <w:bottom w:val="nil"/>
                <w:right w:val="nil"/>
                <w:between w:val="nil"/>
              </w:pBdr>
              <w:spacing w:before="0" w:after="0" w:line="360" w:lineRule="auto"/>
              <w:ind w:right="95"/>
              <w:rPr>
                <w:rFonts w:eastAsia="Arial" w:cstheme="minorHAnsi"/>
                <w:sz w:val="24"/>
                <w:szCs w:val="24"/>
                <w:lang w:val="id" w:eastAsia="en-ID"/>
              </w:rPr>
            </w:pPr>
            <w:r w:rsidRPr="00781421">
              <w:rPr>
                <w:rFonts w:eastAsia="Arial" w:cstheme="minorHAnsi"/>
                <w:color w:val="000000"/>
                <w:sz w:val="24"/>
                <w:szCs w:val="24"/>
                <w:lang w:val="id" w:eastAsia="en-ID"/>
              </w:rPr>
              <w:t xml:space="preserve">Risiko yang telah teridentifikasi dan dinilai memerlukan pemantauan dan tinjauan rutin untuk memastikan mata uang. Lingkungan tempat kita beroperasi terus berubah dan begitu pula risiko kita. Hal ini untuk menghindari kesalahan pengambilan keputusan atas pengelolaan risiko karena informasi risiko yang tidak akurat. Oleh karena itu, Risk Owner dan </w:t>
            </w:r>
            <w:r w:rsidRPr="00781421">
              <w:rPr>
                <w:rFonts w:eastAsia="Arial" w:cstheme="minorHAnsi"/>
                <w:i/>
                <w:color w:val="000000"/>
                <w:sz w:val="24"/>
                <w:szCs w:val="24"/>
                <w:lang w:val="id" w:eastAsia="en-ID"/>
              </w:rPr>
              <w:t xml:space="preserve">Risk Treatment Plan </w:t>
            </w:r>
            <w:r w:rsidRPr="00781421">
              <w:rPr>
                <w:rFonts w:eastAsia="Arial" w:cstheme="minorHAnsi"/>
                <w:color w:val="000000"/>
                <w:sz w:val="24"/>
                <w:szCs w:val="24"/>
                <w:lang w:val="id" w:eastAsia="en-ID"/>
              </w:rPr>
              <w:t>Owner harus melakukan pemantauan dan peninjauan atas risiko dan pengendalian.</w:t>
            </w:r>
          </w:p>
        </w:tc>
        <w:tc>
          <w:tcPr>
            <w:tcW w:w="236" w:type="dxa"/>
          </w:tcPr>
          <w:p w14:paraId="1116E377" w14:textId="77777777" w:rsidR="00AD2A62" w:rsidRPr="007B6EA1" w:rsidRDefault="00AD2A62">
            <w:pPr>
              <w:spacing w:before="0" w:after="0" w:line="360" w:lineRule="auto"/>
              <w:rPr>
                <w:rFonts w:cstheme="minorHAnsi"/>
                <w:sz w:val="24"/>
                <w:szCs w:val="24"/>
                <w:lang w:val="en-US"/>
              </w:rPr>
            </w:pPr>
          </w:p>
        </w:tc>
        <w:tc>
          <w:tcPr>
            <w:tcW w:w="4560" w:type="dxa"/>
          </w:tcPr>
          <w:p w14:paraId="3621082D" w14:textId="2CB78820" w:rsidR="00AD2A62" w:rsidRPr="00527332" w:rsidRDefault="00527332">
            <w:pPr>
              <w:pStyle w:val="ListParagraph"/>
              <w:numPr>
                <w:ilvl w:val="0"/>
                <w:numId w:val="164"/>
              </w:numPr>
              <w:spacing w:before="0" w:after="0" w:line="360" w:lineRule="auto"/>
              <w:rPr>
                <w:rFonts w:cstheme="minorHAnsi"/>
                <w:i/>
                <w:sz w:val="24"/>
                <w:szCs w:val="24"/>
                <w:lang w:val="en-US"/>
              </w:rPr>
            </w:pPr>
            <w:r w:rsidRPr="00527332">
              <w:rPr>
                <w:rFonts w:cstheme="minorHAnsi"/>
                <w:i/>
                <w:sz w:val="24"/>
                <w:szCs w:val="24"/>
                <w:lang w:val="en-US"/>
              </w:rPr>
              <w:t>Risks that have been identified and assessed require regular monitoring and review to ensure currency. The environment in which we operate is constantly changing and so are our risks. This is to avoid making wrong decisions on risk management due to inaccurate risk information. Therefore, the Risk Owner and Risk Treatment Plan Owner must carry out monitoring and review of risks and controls.</w:t>
            </w:r>
          </w:p>
        </w:tc>
      </w:tr>
      <w:tr w:rsidR="00C05FC2" w:rsidRPr="007B6EA1" w14:paraId="5F913E35" w14:textId="77777777" w:rsidTr="009A4039">
        <w:trPr>
          <w:trHeight w:val="1021"/>
        </w:trPr>
        <w:tc>
          <w:tcPr>
            <w:tcW w:w="4560" w:type="dxa"/>
          </w:tcPr>
          <w:p w14:paraId="19771124" w14:textId="4C6793D4" w:rsidR="00C05FC2" w:rsidRPr="00781421" w:rsidRDefault="00527332" w:rsidP="00527332">
            <w:pPr>
              <w:widowControl w:val="0"/>
              <w:numPr>
                <w:ilvl w:val="0"/>
                <w:numId w:val="35"/>
              </w:numPr>
              <w:pBdr>
                <w:top w:val="nil"/>
                <w:left w:val="nil"/>
                <w:bottom w:val="nil"/>
                <w:right w:val="nil"/>
                <w:between w:val="nil"/>
              </w:pBdr>
              <w:spacing w:before="0" w:after="0" w:line="360" w:lineRule="auto"/>
              <w:ind w:right="95"/>
              <w:rPr>
                <w:rFonts w:eastAsia="Arial" w:cstheme="minorHAnsi"/>
                <w:color w:val="000000"/>
                <w:sz w:val="24"/>
                <w:szCs w:val="24"/>
                <w:lang w:val="id" w:eastAsia="en-ID"/>
              </w:rPr>
            </w:pPr>
            <w:r w:rsidRPr="00781421">
              <w:rPr>
                <w:rFonts w:eastAsia="Arial" w:cstheme="minorHAnsi"/>
                <w:color w:val="000000"/>
                <w:sz w:val="24"/>
                <w:szCs w:val="24"/>
                <w:lang w:val="id" w:eastAsia="en-ID"/>
              </w:rPr>
              <w:t>Setiap tahun, seluruh daftar risiko akan ditinjau, dengan partisipasi tinjauan menjadi lebih luas daripada hanya Pemilik Risiko dan Pemilik Perlakuan Risiko. Pemantauan dan Evaluasi penerapan Manajemen risiko keamanan informasi dilakukan setiap tahun (</w:t>
            </w:r>
            <w:r w:rsidRPr="00781421">
              <w:rPr>
                <w:rFonts w:eastAsia="Arial" w:cstheme="minorHAnsi"/>
                <w:i/>
                <w:color w:val="000000"/>
                <w:sz w:val="24"/>
                <w:szCs w:val="24"/>
                <w:lang w:val="id" w:eastAsia="en-ID"/>
              </w:rPr>
              <w:t>annual basis</w:t>
            </w:r>
            <w:r w:rsidRPr="00781421">
              <w:rPr>
                <w:rFonts w:eastAsia="Arial" w:cstheme="minorHAnsi"/>
                <w:color w:val="000000"/>
                <w:sz w:val="24"/>
                <w:szCs w:val="24"/>
                <w:lang w:val="id" w:eastAsia="en-ID"/>
              </w:rPr>
              <w:t xml:space="preserve">) untuk merespon perubahan konteks Organisasi maupun lingkungan </w:t>
            </w:r>
            <w:r w:rsidRPr="00781421">
              <w:rPr>
                <w:rFonts w:eastAsia="Arial" w:cstheme="minorHAnsi"/>
                <w:color w:val="000000"/>
                <w:sz w:val="24"/>
                <w:szCs w:val="24"/>
                <w:lang w:val="id" w:eastAsia="en-ID"/>
              </w:rPr>
              <w:lastRenderedPageBreak/>
              <w:t>perusahaan dari waktu ke waktu, memastikan efektivitas proses manajemen risiko termasuk manajemen risiko keamanan informasi dan untuk mengidentifikasi kemungkinan perbaikan dalam kerangka keamanan informasi.</w:t>
            </w:r>
          </w:p>
        </w:tc>
        <w:tc>
          <w:tcPr>
            <w:tcW w:w="236" w:type="dxa"/>
          </w:tcPr>
          <w:p w14:paraId="07D9439C" w14:textId="77777777" w:rsidR="00C05FC2" w:rsidRPr="007B6EA1" w:rsidRDefault="00C05FC2">
            <w:pPr>
              <w:spacing w:before="0" w:after="0" w:line="360" w:lineRule="auto"/>
              <w:rPr>
                <w:rFonts w:cstheme="minorHAnsi"/>
                <w:sz w:val="24"/>
                <w:szCs w:val="24"/>
                <w:lang w:val="en-US"/>
              </w:rPr>
            </w:pPr>
          </w:p>
        </w:tc>
        <w:tc>
          <w:tcPr>
            <w:tcW w:w="4560" w:type="dxa"/>
          </w:tcPr>
          <w:p w14:paraId="35036D9F" w14:textId="1B0C2ACC" w:rsidR="00C05FC2" w:rsidRPr="00527332" w:rsidRDefault="00E90448">
            <w:pPr>
              <w:pStyle w:val="ListParagraph"/>
              <w:numPr>
                <w:ilvl w:val="0"/>
                <w:numId w:val="164"/>
              </w:numPr>
              <w:spacing w:before="0" w:after="0" w:line="360" w:lineRule="auto"/>
              <w:rPr>
                <w:rFonts w:cstheme="minorHAnsi"/>
                <w:i/>
                <w:sz w:val="24"/>
                <w:szCs w:val="24"/>
                <w:lang w:val="en-US"/>
              </w:rPr>
            </w:pPr>
            <w:r w:rsidRPr="00AD2A62">
              <w:rPr>
                <w:rFonts w:cstheme="minorHAnsi"/>
                <w:i/>
                <w:sz w:val="24"/>
                <w:szCs w:val="24"/>
                <w:lang w:val="en-US"/>
              </w:rPr>
              <w:t xml:space="preserve">Annually, the entire risk register will be reviewed, with review participation being broader than just Risk Owners and Risk Treatment Owners. Monitoring and Evaluation of the implementation of information security risk management is carried out annually (annual basis) to respond to changes in the context of the Organization and the corporate </w:t>
            </w:r>
            <w:r w:rsidRPr="00AD2A62">
              <w:rPr>
                <w:rFonts w:cstheme="minorHAnsi"/>
                <w:i/>
                <w:sz w:val="24"/>
                <w:szCs w:val="24"/>
                <w:lang w:val="en-US"/>
              </w:rPr>
              <w:lastRenderedPageBreak/>
              <w:t>environment from time to time, to ensure the effectiveness of the risk management process including information security risk management and to identify possible improvements in the information security framework.</w:t>
            </w:r>
          </w:p>
        </w:tc>
      </w:tr>
      <w:tr w:rsidR="007654E8" w:rsidRPr="007B6EA1" w14:paraId="2F25B190" w14:textId="77777777" w:rsidTr="009A4039">
        <w:trPr>
          <w:trHeight w:val="4720"/>
        </w:trPr>
        <w:tc>
          <w:tcPr>
            <w:tcW w:w="4560" w:type="dxa"/>
          </w:tcPr>
          <w:p w14:paraId="515ACA33" w14:textId="7B631DEF" w:rsidR="007654E8" w:rsidRPr="00DD28EB" w:rsidRDefault="00DD28EB" w:rsidP="00DD28EB">
            <w:pPr>
              <w:widowControl w:val="0"/>
              <w:numPr>
                <w:ilvl w:val="0"/>
                <w:numId w:val="35"/>
              </w:numPr>
              <w:pBdr>
                <w:top w:val="nil"/>
                <w:left w:val="nil"/>
                <w:bottom w:val="nil"/>
                <w:right w:val="nil"/>
                <w:between w:val="nil"/>
              </w:pBdr>
              <w:spacing w:before="0" w:after="0" w:line="360" w:lineRule="auto"/>
              <w:ind w:right="95"/>
              <w:rPr>
                <w:rFonts w:eastAsia="Arial" w:cstheme="minorHAnsi"/>
                <w:sz w:val="24"/>
                <w:szCs w:val="24"/>
                <w:lang w:val="id" w:eastAsia="en-ID"/>
              </w:rPr>
            </w:pPr>
            <w:r w:rsidRPr="00781421">
              <w:rPr>
                <w:rFonts w:eastAsia="Arial" w:cstheme="minorHAnsi"/>
                <w:color w:val="000000"/>
                <w:sz w:val="24"/>
                <w:szCs w:val="24"/>
                <w:lang w:val="id" w:eastAsia="en-ID"/>
              </w:rPr>
              <w:lastRenderedPageBreak/>
              <w:t xml:space="preserve">Pelaksanaan pemantauan Manajemen risiko keamanan informasi dapat dievaluasi oleh pihak internal yang ditugaskan untuk melaksanakan fungsi audit internal, atau oleh pihak eksternal yang ditetapkan oleh Manajemen termasuk cakupannya atas pelaksanaan </w:t>
            </w:r>
            <w:r w:rsidRPr="00781421">
              <w:rPr>
                <w:rFonts w:eastAsia="Arial" w:cstheme="minorHAnsi"/>
                <w:i/>
                <w:color w:val="000000"/>
                <w:sz w:val="24"/>
                <w:szCs w:val="24"/>
                <w:lang w:val="id" w:eastAsia="en-ID"/>
              </w:rPr>
              <w:t xml:space="preserve">Risk Self-assessment </w:t>
            </w:r>
            <w:r w:rsidRPr="00781421">
              <w:rPr>
                <w:rFonts w:eastAsia="Arial" w:cstheme="minorHAnsi"/>
                <w:color w:val="000000"/>
                <w:sz w:val="24"/>
                <w:szCs w:val="24"/>
                <w:lang w:val="id" w:eastAsia="en-ID"/>
              </w:rPr>
              <w:t>(RSA)</w:t>
            </w:r>
          </w:p>
        </w:tc>
        <w:tc>
          <w:tcPr>
            <w:tcW w:w="236" w:type="dxa"/>
          </w:tcPr>
          <w:p w14:paraId="230BF2F3" w14:textId="77777777" w:rsidR="007654E8" w:rsidRPr="007B6EA1" w:rsidRDefault="007654E8">
            <w:pPr>
              <w:spacing w:before="0" w:after="0" w:line="360" w:lineRule="auto"/>
              <w:rPr>
                <w:rFonts w:cstheme="minorHAnsi"/>
                <w:sz w:val="24"/>
                <w:szCs w:val="24"/>
                <w:lang w:val="en-US"/>
              </w:rPr>
            </w:pPr>
          </w:p>
        </w:tc>
        <w:tc>
          <w:tcPr>
            <w:tcW w:w="4560" w:type="dxa"/>
          </w:tcPr>
          <w:p w14:paraId="1C7427C0" w14:textId="526BD30D" w:rsidR="002F58E7" w:rsidRPr="002F58E7" w:rsidRDefault="002F58E7">
            <w:pPr>
              <w:pStyle w:val="ListParagraph"/>
              <w:numPr>
                <w:ilvl w:val="0"/>
                <w:numId w:val="165"/>
              </w:numPr>
              <w:spacing w:before="0" w:after="0" w:line="360" w:lineRule="auto"/>
              <w:rPr>
                <w:rFonts w:cstheme="minorHAnsi"/>
                <w:i/>
                <w:sz w:val="24"/>
                <w:szCs w:val="24"/>
                <w:lang w:val="en-US"/>
              </w:rPr>
            </w:pPr>
            <w:r w:rsidRPr="002F58E7">
              <w:rPr>
                <w:rFonts w:cstheme="minorHAnsi"/>
                <w:i/>
                <w:sz w:val="24"/>
                <w:szCs w:val="24"/>
                <w:lang w:val="en-US"/>
              </w:rPr>
              <w:t>Implementation of monitoring Information security risk management can be evaluated by internal parties assigned to carry out the internal audit function, or by external parties determined by Management including the scope of implementation of Risk Self-assessment (RSA)</w:t>
            </w:r>
          </w:p>
        </w:tc>
      </w:tr>
      <w:tr w:rsidR="002F58E7" w:rsidRPr="007B6EA1" w14:paraId="48C93E2C" w14:textId="77777777" w:rsidTr="009A4039">
        <w:trPr>
          <w:trHeight w:val="596"/>
        </w:trPr>
        <w:tc>
          <w:tcPr>
            <w:tcW w:w="4560" w:type="dxa"/>
          </w:tcPr>
          <w:p w14:paraId="02103248" w14:textId="77777777" w:rsidR="004B4848" w:rsidRPr="00781421" w:rsidRDefault="004B4848">
            <w:pPr>
              <w:widowControl w:val="0"/>
              <w:numPr>
                <w:ilvl w:val="0"/>
                <w:numId w:val="165"/>
              </w:numPr>
              <w:pBdr>
                <w:top w:val="nil"/>
                <w:left w:val="nil"/>
                <w:bottom w:val="nil"/>
                <w:right w:val="nil"/>
                <w:between w:val="nil"/>
              </w:pBdr>
              <w:spacing w:before="0" w:after="0" w:line="360" w:lineRule="auto"/>
              <w:ind w:left="851" w:right="95" w:hanging="396"/>
              <w:rPr>
                <w:rFonts w:eastAsia="Arial" w:cstheme="minorHAnsi"/>
                <w:sz w:val="24"/>
                <w:szCs w:val="24"/>
                <w:lang w:val="id" w:eastAsia="en-ID"/>
              </w:rPr>
            </w:pPr>
            <w:r w:rsidRPr="00781421">
              <w:rPr>
                <w:rFonts w:eastAsia="Arial" w:cstheme="minorHAnsi"/>
                <w:color w:val="000000"/>
                <w:sz w:val="24"/>
                <w:szCs w:val="24"/>
                <w:lang w:val="id" w:eastAsia="en-ID"/>
              </w:rPr>
              <w:t>Hal-hal yang dapat dijadikan acuan dalam evaluasi ini antara lain:</w:t>
            </w:r>
          </w:p>
          <w:p w14:paraId="42659427" w14:textId="77777777" w:rsidR="004B4848" w:rsidRDefault="004B4848" w:rsidP="004B4848">
            <w:pPr>
              <w:widowControl w:val="0"/>
              <w:numPr>
                <w:ilvl w:val="3"/>
                <w:numId w:val="36"/>
              </w:numPr>
              <w:pBdr>
                <w:top w:val="nil"/>
                <w:left w:val="nil"/>
                <w:bottom w:val="nil"/>
                <w:right w:val="nil"/>
                <w:between w:val="nil"/>
              </w:pBdr>
              <w:spacing w:after="0" w:line="360" w:lineRule="auto"/>
              <w:ind w:left="1135" w:right="96"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hasil audit dan kajian terkait;</w:t>
            </w:r>
          </w:p>
          <w:p w14:paraId="33AB032B" w14:textId="77777777" w:rsidR="00DD32D5" w:rsidRPr="00781421" w:rsidRDefault="00DD32D5" w:rsidP="00DD32D5">
            <w:pPr>
              <w:widowControl w:val="0"/>
              <w:pBdr>
                <w:top w:val="nil"/>
                <w:left w:val="nil"/>
                <w:bottom w:val="nil"/>
                <w:right w:val="nil"/>
                <w:between w:val="nil"/>
              </w:pBdr>
              <w:spacing w:after="0" w:line="360" w:lineRule="auto"/>
              <w:ind w:left="1135" w:right="96"/>
              <w:rPr>
                <w:rFonts w:eastAsia="Arial" w:cstheme="minorHAnsi"/>
                <w:color w:val="000000"/>
                <w:sz w:val="24"/>
                <w:szCs w:val="24"/>
                <w:lang w:val="id" w:eastAsia="en-ID"/>
              </w:rPr>
            </w:pPr>
          </w:p>
          <w:p w14:paraId="4DF16526" w14:textId="77777777" w:rsidR="004B4848" w:rsidRPr="00781421" w:rsidRDefault="004B4848" w:rsidP="00DD32D5">
            <w:pPr>
              <w:widowControl w:val="0"/>
              <w:numPr>
                <w:ilvl w:val="3"/>
                <w:numId w:val="36"/>
              </w:numPr>
              <w:pBdr>
                <w:top w:val="nil"/>
                <w:left w:val="nil"/>
                <w:bottom w:val="nil"/>
                <w:right w:val="nil"/>
                <w:between w:val="nil"/>
              </w:pBdr>
              <w:spacing w:before="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umpan balik (</w:t>
            </w:r>
            <w:r w:rsidRPr="00781421">
              <w:rPr>
                <w:rFonts w:eastAsia="Arial" w:cstheme="minorHAnsi"/>
                <w:i/>
                <w:color w:val="000000"/>
                <w:sz w:val="24"/>
                <w:szCs w:val="24"/>
                <w:lang w:val="id" w:eastAsia="en-ID"/>
              </w:rPr>
              <w:t>feedback</w:t>
            </w:r>
            <w:r w:rsidRPr="00781421">
              <w:rPr>
                <w:rFonts w:eastAsia="Arial" w:cstheme="minorHAnsi"/>
                <w:color w:val="000000"/>
                <w:sz w:val="24"/>
                <w:szCs w:val="24"/>
                <w:lang w:val="id" w:eastAsia="en-ID"/>
              </w:rPr>
              <w:t>) yang diterima;</w:t>
            </w:r>
          </w:p>
          <w:p w14:paraId="40C25080" w14:textId="77777777" w:rsidR="004B4848" w:rsidRDefault="004B4848" w:rsidP="004B4848">
            <w:pPr>
              <w:widowControl w:val="0"/>
              <w:numPr>
                <w:ilvl w:val="3"/>
                <w:numId w:val="36"/>
              </w:numPr>
              <w:pBdr>
                <w:top w:val="nil"/>
                <w:left w:val="nil"/>
                <w:bottom w:val="nil"/>
                <w:right w:val="nil"/>
                <w:between w:val="nil"/>
              </w:pBdr>
              <w:spacing w:before="162"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kebijakan, standar dan prosedur serta implementasinya;</w:t>
            </w:r>
          </w:p>
          <w:p w14:paraId="7B5758B4" w14:textId="77777777" w:rsidR="004B4848" w:rsidRPr="00781421" w:rsidRDefault="004B4848" w:rsidP="00676602">
            <w:pPr>
              <w:widowControl w:val="0"/>
              <w:pBdr>
                <w:top w:val="nil"/>
                <w:left w:val="nil"/>
                <w:bottom w:val="nil"/>
                <w:right w:val="nil"/>
                <w:between w:val="nil"/>
              </w:pBdr>
              <w:spacing w:before="120" w:after="0" w:line="360" w:lineRule="auto"/>
              <w:ind w:right="96"/>
              <w:rPr>
                <w:rFonts w:eastAsia="Arial" w:cstheme="minorHAnsi"/>
                <w:color w:val="000000"/>
                <w:sz w:val="24"/>
                <w:szCs w:val="24"/>
                <w:lang w:val="id" w:eastAsia="en-ID"/>
              </w:rPr>
            </w:pPr>
          </w:p>
          <w:p w14:paraId="60F2E4EE" w14:textId="77777777" w:rsidR="004B4848" w:rsidRPr="00781421" w:rsidRDefault="004B4848" w:rsidP="004B4848">
            <w:pPr>
              <w:widowControl w:val="0"/>
              <w:numPr>
                <w:ilvl w:val="3"/>
                <w:numId w:val="36"/>
              </w:numPr>
              <w:pBdr>
                <w:top w:val="nil"/>
                <w:left w:val="nil"/>
                <w:bottom w:val="nil"/>
                <w:right w:val="nil"/>
                <w:between w:val="nil"/>
              </w:pBdr>
              <w:spacing w:before="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status tindakan preventif dan korektif terkait risiko yang dihadapi Perusahaan;</w:t>
            </w:r>
          </w:p>
          <w:p w14:paraId="61455BE5" w14:textId="77777777" w:rsidR="004B4848" w:rsidRPr="00781421" w:rsidRDefault="004B4848" w:rsidP="004B4848">
            <w:pPr>
              <w:widowControl w:val="0"/>
              <w:numPr>
                <w:ilvl w:val="3"/>
                <w:numId w:val="36"/>
              </w:numPr>
              <w:pBdr>
                <w:top w:val="nil"/>
                <w:left w:val="nil"/>
                <w:bottom w:val="nil"/>
                <w:right w:val="nil"/>
                <w:between w:val="nil"/>
              </w:pBdr>
              <w:spacing w:before="12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kelemahan dan ancaman, baik yang ada maupun yang potensial;</w:t>
            </w:r>
          </w:p>
          <w:p w14:paraId="771E9514" w14:textId="5C92F65F" w:rsidR="004B4848" w:rsidRDefault="004B4848" w:rsidP="004207E6">
            <w:pPr>
              <w:widowControl w:val="0"/>
              <w:numPr>
                <w:ilvl w:val="3"/>
                <w:numId w:val="36"/>
              </w:numPr>
              <w:pBdr>
                <w:top w:val="nil"/>
                <w:left w:val="nil"/>
                <w:bottom w:val="nil"/>
                <w:right w:val="nil"/>
                <w:between w:val="nil"/>
              </w:pBdr>
              <w:spacing w:before="162"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hasil pengukuran efektivitas penerapan SMKI;</w:t>
            </w:r>
          </w:p>
          <w:p w14:paraId="35894C16" w14:textId="77777777" w:rsidR="004207E6" w:rsidRPr="004207E6" w:rsidRDefault="004207E6" w:rsidP="004207E6">
            <w:pPr>
              <w:widowControl w:val="0"/>
              <w:pBdr>
                <w:top w:val="nil"/>
                <w:left w:val="nil"/>
                <w:bottom w:val="nil"/>
                <w:right w:val="nil"/>
                <w:between w:val="nil"/>
              </w:pBdr>
              <w:spacing w:before="0" w:after="0" w:line="360" w:lineRule="auto"/>
              <w:ind w:left="1134" w:right="96"/>
              <w:rPr>
                <w:rFonts w:eastAsia="Arial" w:cstheme="minorHAnsi"/>
                <w:color w:val="000000"/>
                <w:sz w:val="24"/>
                <w:szCs w:val="24"/>
                <w:lang w:val="id" w:eastAsia="en-ID"/>
              </w:rPr>
            </w:pPr>
          </w:p>
          <w:p w14:paraId="6B4A26D6" w14:textId="77777777" w:rsidR="004B4848" w:rsidRPr="00781421" w:rsidRDefault="004B4848" w:rsidP="004B4848">
            <w:pPr>
              <w:widowControl w:val="0"/>
              <w:numPr>
                <w:ilvl w:val="3"/>
                <w:numId w:val="36"/>
              </w:numPr>
              <w:pBdr>
                <w:top w:val="nil"/>
                <w:left w:val="nil"/>
                <w:bottom w:val="nil"/>
                <w:right w:val="nil"/>
                <w:between w:val="nil"/>
              </w:pBdr>
              <w:spacing w:before="161"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menindaklanjuti hasil evaluasi sebelumnya;</w:t>
            </w:r>
          </w:p>
          <w:p w14:paraId="16C0C247" w14:textId="77777777" w:rsidR="004B4848" w:rsidRPr="00375752" w:rsidRDefault="004B4848" w:rsidP="00DD32D5">
            <w:pPr>
              <w:widowControl w:val="0"/>
              <w:numPr>
                <w:ilvl w:val="3"/>
                <w:numId w:val="36"/>
              </w:numPr>
              <w:pBdr>
                <w:top w:val="nil"/>
                <w:left w:val="nil"/>
                <w:bottom w:val="nil"/>
                <w:right w:val="nil"/>
                <w:between w:val="nil"/>
              </w:pBdr>
              <w:spacing w:before="0" w:after="0" w:line="360" w:lineRule="auto"/>
              <w:ind w:left="1135" w:right="96"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perubahan kondisi yang mempengaruhi penerapan SMKI; dan</w:t>
            </w:r>
          </w:p>
          <w:p w14:paraId="5FEB4A35" w14:textId="5DF6895E" w:rsidR="002F58E7" w:rsidRPr="004B4848" w:rsidRDefault="004B4848" w:rsidP="00DD32D5">
            <w:pPr>
              <w:widowControl w:val="0"/>
              <w:numPr>
                <w:ilvl w:val="3"/>
                <w:numId w:val="36"/>
              </w:numPr>
              <w:pBdr>
                <w:top w:val="nil"/>
                <w:left w:val="nil"/>
                <w:bottom w:val="nil"/>
                <w:right w:val="nil"/>
                <w:between w:val="nil"/>
              </w:pBdr>
              <w:spacing w:before="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rekomendasi untuk perbaikan atau peningkatan.</w:t>
            </w:r>
          </w:p>
        </w:tc>
        <w:tc>
          <w:tcPr>
            <w:tcW w:w="236" w:type="dxa"/>
          </w:tcPr>
          <w:p w14:paraId="608AAD77" w14:textId="77777777" w:rsidR="002F58E7" w:rsidRPr="007B6EA1" w:rsidRDefault="002F58E7">
            <w:pPr>
              <w:spacing w:before="0" w:after="0" w:line="360" w:lineRule="auto"/>
              <w:rPr>
                <w:rFonts w:cstheme="minorHAnsi"/>
                <w:sz w:val="24"/>
                <w:szCs w:val="24"/>
                <w:lang w:val="en-US"/>
              </w:rPr>
            </w:pPr>
          </w:p>
        </w:tc>
        <w:tc>
          <w:tcPr>
            <w:tcW w:w="4560" w:type="dxa"/>
          </w:tcPr>
          <w:p w14:paraId="51212179" w14:textId="2D5FBB0F" w:rsidR="00676602" w:rsidRPr="00676602" w:rsidRDefault="00676602">
            <w:pPr>
              <w:pStyle w:val="ListParagraph"/>
              <w:numPr>
                <w:ilvl w:val="0"/>
                <w:numId w:val="166"/>
              </w:numPr>
              <w:spacing w:before="0" w:line="360" w:lineRule="auto"/>
              <w:ind w:left="714" w:hanging="357"/>
              <w:contextualSpacing w:val="0"/>
              <w:rPr>
                <w:rFonts w:cstheme="minorHAnsi"/>
                <w:i/>
                <w:sz w:val="24"/>
                <w:szCs w:val="24"/>
                <w:lang w:val="en-US"/>
              </w:rPr>
            </w:pPr>
            <w:r w:rsidRPr="00676602">
              <w:rPr>
                <w:rFonts w:cstheme="minorHAnsi"/>
                <w:i/>
                <w:sz w:val="24"/>
                <w:szCs w:val="24"/>
                <w:lang w:val="en-US"/>
              </w:rPr>
              <w:t>Things that can be used as a reference in this evaluation include:</w:t>
            </w:r>
          </w:p>
          <w:p w14:paraId="7F0DF233" w14:textId="77777777" w:rsidR="00676602" w:rsidRDefault="00676602">
            <w:pPr>
              <w:pStyle w:val="ListParagraph"/>
              <w:numPr>
                <w:ilvl w:val="0"/>
                <w:numId w:val="149"/>
              </w:numPr>
              <w:spacing w:line="360" w:lineRule="auto"/>
              <w:ind w:left="1042"/>
              <w:rPr>
                <w:rFonts w:cstheme="minorHAnsi"/>
                <w:i/>
                <w:sz w:val="24"/>
                <w:szCs w:val="24"/>
                <w:lang w:val="en-US"/>
              </w:rPr>
            </w:pPr>
            <w:r w:rsidRPr="00AD2A62">
              <w:rPr>
                <w:rFonts w:cstheme="minorHAnsi"/>
                <w:i/>
                <w:sz w:val="24"/>
                <w:szCs w:val="24"/>
                <w:lang w:val="en-US"/>
              </w:rPr>
              <w:t>audit results and related studies;</w:t>
            </w:r>
          </w:p>
          <w:p w14:paraId="43A7B1E3" w14:textId="77777777" w:rsidR="00DD32D5" w:rsidRPr="004F2BBD" w:rsidRDefault="00DD32D5">
            <w:pPr>
              <w:pStyle w:val="ListParagraph"/>
              <w:numPr>
                <w:ilvl w:val="0"/>
                <w:numId w:val="149"/>
              </w:numPr>
              <w:spacing w:before="0" w:after="480" w:line="360" w:lineRule="auto"/>
              <w:ind w:left="1570" w:hanging="357"/>
              <w:contextualSpacing w:val="0"/>
              <w:rPr>
                <w:rFonts w:cstheme="minorHAnsi"/>
                <w:i/>
                <w:sz w:val="24"/>
                <w:szCs w:val="24"/>
                <w:lang w:val="en-US"/>
              </w:rPr>
            </w:pPr>
            <w:r w:rsidRPr="00AD2A62">
              <w:rPr>
                <w:rFonts w:cstheme="minorHAnsi"/>
                <w:i/>
                <w:sz w:val="24"/>
                <w:szCs w:val="24"/>
                <w:lang w:val="en-US"/>
              </w:rPr>
              <w:t>feedback received;</w:t>
            </w:r>
          </w:p>
          <w:p w14:paraId="61E7983E" w14:textId="5AD1EBEA" w:rsidR="00DD32D5" w:rsidRPr="00DD32D5" w:rsidRDefault="00676602">
            <w:pPr>
              <w:pStyle w:val="ListParagraph"/>
              <w:numPr>
                <w:ilvl w:val="0"/>
                <w:numId w:val="149"/>
              </w:numPr>
              <w:spacing w:after="240" w:line="360" w:lineRule="auto"/>
              <w:ind w:left="1037" w:hanging="357"/>
              <w:contextualSpacing w:val="0"/>
              <w:rPr>
                <w:rFonts w:cstheme="minorHAnsi"/>
                <w:i/>
                <w:sz w:val="24"/>
                <w:szCs w:val="24"/>
                <w:lang w:val="en-US"/>
              </w:rPr>
            </w:pPr>
            <w:r w:rsidRPr="00DD32D5">
              <w:rPr>
                <w:rFonts w:cstheme="minorHAnsi"/>
                <w:i/>
                <w:sz w:val="24"/>
                <w:szCs w:val="24"/>
                <w:lang w:val="en-US"/>
              </w:rPr>
              <w:lastRenderedPageBreak/>
              <w:t>policies, standards and procedures and their implementation;</w:t>
            </w:r>
          </w:p>
          <w:p w14:paraId="2E994C8E" w14:textId="77777777" w:rsidR="00676602" w:rsidRDefault="00676602">
            <w:pPr>
              <w:pStyle w:val="ListParagraph"/>
              <w:numPr>
                <w:ilvl w:val="0"/>
                <w:numId w:val="149"/>
              </w:numPr>
              <w:spacing w:before="0" w:after="0" w:line="360" w:lineRule="auto"/>
              <w:ind w:left="1037" w:hanging="357"/>
              <w:contextualSpacing w:val="0"/>
              <w:rPr>
                <w:rFonts w:cstheme="minorHAnsi"/>
                <w:i/>
                <w:sz w:val="24"/>
                <w:szCs w:val="24"/>
                <w:lang w:val="en-US"/>
              </w:rPr>
            </w:pPr>
            <w:r w:rsidRPr="004F2BBD">
              <w:rPr>
                <w:rFonts w:cstheme="minorHAnsi"/>
                <w:i/>
                <w:sz w:val="24"/>
                <w:szCs w:val="24"/>
                <w:lang w:val="en-US"/>
              </w:rPr>
              <w:t>status of preventive and corrective actions related to risks faced by the Company;</w:t>
            </w:r>
          </w:p>
          <w:p w14:paraId="4A1ABA81" w14:textId="77777777" w:rsidR="00676602" w:rsidRDefault="00676602">
            <w:pPr>
              <w:pStyle w:val="ListParagraph"/>
              <w:numPr>
                <w:ilvl w:val="0"/>
                <w:numId w:val="149"/>
              </w:numPr>
              <w:spacing w:before="120" w:after="600" w:line="360" w:lineRule="auto"/>
              <w:ind w:left="1037" w:hanging="357"/>
              <w:contextualSpacing w:val="0"/>
              <w:rPr>
                <w:rFonts w:cstheme="minorHAnsi"/>
                <w:i/>
                <w:sz w:val="24"/>
                <w:szCs w:val="24"/>
                <w:lang w:val="en-US"/>
              </w:rPr>
            </w:pPr>
            <w:r w:rsidRPr="004F2BBD">
              <w:rPr>
                <w:rFonts w:cstheme="minorHAnsi"/>
                <w:i/>
                <w:sz w:val="24"/>
                <w:szCs w:val="24"/>
                <w:lang w:val="en-US"/>
              </w:rPr>
              <w:t>weaknesses and threats, both existing and potential;</w:t>
            </w:r>
          </w:p>
          <w:p w14:paraId="7E71B54F" w14:textId="77777777" w:rsidR="00676602" w:rsidRDefault="00676602">
            <w:pPr>
              <w:pStyle w:val="ListParagraph"/>
              <w:numPr>
                <w:ilvl w:val="0"/>
                <w:numId w:val="149"/>
              </w:numPr>
              <w:spacing w:before="240" w:after="120" w:line="360" w:lineRule="auto"/>
              <w:ind w:left="1037" w:hanging="357"/>
              <w:contextualSpacing w:val="0"/>
              <w:rPr>
                <w:rFonts w:cstheme="minorHAnsi"/>
                <w:i/>
                <w:sz w:val="24"/>
                <w:szCs w:val="24"/>
                <w:lang w:val="en-US"/>
              </w:rPr>
            </w:pPr>
            <w:r w:rsidRPr="004F2BBD">
              <w:rPr>
                <w:rFonts w:cstheme="minorHAnsi"/>
                <w:i/>
                <w:sz w:val="24"/>
                <w:szCs w:val="24"/>
                <w:lang w:val="en-US"/>
              </w:rPr>
              <w:t>the results of measuring the effectiveness of the ISMS implementation;</w:t>
            </w:r>
          </w:p>
          <w:p w14:paraId="52DD68F3" w14:textId="77777777" w:rsidR="004207E6" w:rsidRDefault="00676602">
            <w:pPr>
              <w:pStyle w:val="ListParagraph"/>
              <w:numPr>
                <w:ilvl w:val="0"/>
                <w:numId w:val="149"/>
              </w:numPr>
              <w:spacing w:before="0" w:after="0" w:line="360" w:lineRule="auto"/>
              <w:ind w:left="1037" w:hanging="357"/>
              <w:contextualSpacing w:val="0"/>
              <w:rPr>
                <w:rFonts w:cstheme="minorHAnsi"/>
                <w:i/>
                <w:sz w:val="24"/>
                <w:szCs w:val="24"/>
                <w:lang w:val="en-US"/>
              </w:rPr>
            </w:pPr>
            <w:r w:rsidRPr="004F2BBD">
              <w:rPr>
                <w:rFonts w:cstheme="minorHAnsi"/>
                <w:i/>
                <w:sz w:val="24"/>
                <w:szCs w:val="24"/>
                <w:lang w:val="en-US"/>
              </w:rPr>
              <w:t>following up on the results of previous evaluations;</w:t>
            </w:r>
          </w:p>
          <w:p w14:paraId="341EE054" w14:textId="77777777" w:rsidR="004207E6" w:rsidRPr="004207E6" w:rsidRDefault="004207E6">
            <w:pPr>
              <w:pStyle w:val="ListParagraph"/>
              <w:numPr>
                <w:ilvl w:val="0"/>
                <w:numId w:val="149"/>
              </w:numPr>
              <w:spacing w:before="0" w:after="0" w:line="360" w:lineRule="auto"/>
              <w:ind w:left="1049" w:hanging="425"/>
              <w:contextualSpacing w:val="0"/>
              <w:rPr>
                <w:rFonts w:cstheme="minorHAnsi"/>
                <w:i/>
                <w:sz w:val="24"/>
                <w:szCs w:val="24"/>
                <w:lang w:val="en-US"/>
              </w:rPr>
            </w:pPr>
            <w:r w:rsidRPr="004207E6">
              <w:rPr>
                <w:rFonts w:cstheme="minorHAnsi"/>
                <w:i/>
                <w:sz w:val="24"/>
                <w:szCs w:val="24"/>
                <w:lang w:val="en-US"/>
              </w:rPr>
              <w:t>changes in conditions affecting the implementation of the ISMS; And</w:t>
            </w:r>
          </w:p>
          <w:p w14:paraId="432DA2BE" w14:textId="1DBD1165" w:rsidR="002F58E7" w:rsidRPr="00DD32D5" w:rsidRDefault="00676602">
            <w:pPr>
              <w:pStyle w:val="ListParagraph"/>
              <w:numPr>
                <w:ilvl w:val="0"/>
                <w:numId w:val="149"/>
              </w:numPr>
              <w:spacing w:before="0" w:after="0" w:line="360" w:lineRule="auto"/>
              <w:ind w:left="1037" w:hanging="414"/>
              <w:contextualSpacing w:val="0"/>
              <w:rPr>
                <w:rFonts w:cstheme="minorHAnsi"/>
                <w:i/>
                <w:sz w:val="24"/>
                <w:szCs w:val="24"/>
                <w:lang w:val="en-US"/>
              </w:rPr>
            </w:pPr>
            <w:r w:rsidRPr="00DD32D5">
              <w:rPr>
                <w:rFonts w:cstheme="minorHAnsi"/>
                <w:i/>
                <w:sz w:val="24"/>
                <w:szCs w:val="24"/>
                <w:lang w:val="en-US"/>
              </w:rPr>
              <w:t>recommendations for improvement or improvement.</w:t>
            </w:r>
          </w:p>
        </w:tc>
      </w:tr>
      <w:tr w:rsidR="00DD32D5" w:rsidRPr="007B6EA1" w14:paraId="5F491A57" w14:textId="77777777" w:rsidTr="009A4039">
        <w:trPr>
          <w:trHeight w:val="596"/>
        </w:trPr>
        <w:tc>
          <w:tcPr>
            <w:tcW w:w="4560" w:type="dxa"/>
          </w:tcPr>
          <w:p w14:paraId="62E140F1" w14:textId="77777777" w:rsidR="0033513D" w:rsidRPr="00375752" w:rsidRDefault="0033513D">
            <w:pPr>
              <w:pStyle w:val="ListParagraph"/>
              <w:widowControl w:val="0"/>
              <w:numPr>
                <w:ilvl w:val="0"/>
                <w:numId w:val="166"/>
              </w:numPr>
              <w:pBdr>
                <w:top w:val="nil"/>
                <w:left w:val="nil"/>
                <w:bottom w:val="nil"/>
                <w:right w:val="nil"/>
                <w:between w:val="nil"/>
              </w:pBdr>
              <w:spacing w:before="0" w:after="0" w:line="360" w:lineRule="auto"/>
              <w:ind w:left="851" w:right="95" w:hanging="391"/>
              <w:rPr>
                <w:rFonts w:eastAsia="Arial" w:cstheme="minorHAnsi"/>
                <w:sz w:val="24"/>
                <w:szCs w:val="24"/>
                <w:lang w:val="id" w:eastAsia="en-ID"/>
              </w:rPr>
            </w:pPr>
            <w:r w:rsidRPr="00781421">
              <w:rPr>
                <w:rFonts w:eastAsia="Arial" w:cstheme="minorHAnsi"/>
                <w:color w:val="000000"/>
                <w:sz w:val="24"/>
                <w:szCs w:val="24"/>
                <w:lang w:val="id" w:eastAsia="en-ID"/>
              </w:rPr>
              <w:lastRenderedPageBreak/>
              <w:t xml:space="preserve">Tindak lanjut hasil evaluasi dapat dituangkan dalam bentuk keputusan atau tindakan dalam hal untuk meningkatkan efektivitas </w:t>
            </w:r>
            <w:r w:rsidRPr="00781421">
              <w:rPr>
                <w:rFonts w:eastAsia="Arial" w:cstheme="minorHAnsi"/>
                <w:color w:val="000000"/>
                <w:sz w:val="24"/>
                <w:szCs w:val="24"/>
                <w:lang w:val="id" w:eastAsia="en-ID"/>
              </w:rPr>
              <w:lastRenderedPageBreak/>
              <w:t>penerapan SMKI, meliputi:</w:t>
            </w:r>
          </w:p>
          <w:p w14:paraId="7685507D" w14:textId="77777777" w:rsidR="0033513D" w:rsidRDefault="0033513D" w:rsidP="00675401">
            <w:pPr>
              <w:pStyle w:val="ListParagraph"/>
              <w:widowControl w:val="0"/>
              <w:pBdr>
                <w:top w:val="nil"/>
                <w:left w:val="nil"/>
                <w:bottom w:val="nil"/>
                <w:right w:val="nil"/>
                <w:between w:val="nil"/>
              </w:pBdr>
              <w:spacing w:before="0" w:after="0" w:line="276" w:lineRule="auto"/>
              <w:ind w:left="851" w:right="96"/>
              <w:contextualSpacing w:val="0"/>
              <w:rPr>
                <w:rFonts w:eastAsia="Arial" w:cstheme="minorHAnsi"/>
                <w:sz w:val="24"/>
                <w:szCs w:val="24"/>
                <w:lang w:val="id" w:eastAsia="en-ID"/>
              </w:rPr>
            </w:pPr>
          </w:p>
          <w:p w14:paraId="4D0C5EAB" w14:textId="77777777" w:rsidR="00402F5F" w:rsidRPr="00781421" w:rsidRDefault="00402F5F" w:rsidP="00675401">
            <w:pPr>
              <w:pStyle w:val="ListParagraph"/>
              <w:widowControl w:val="0"/>
              <w:pBdr>
                <w:top w:val="nil"/>
                <w:left w:val="nil"/>
                <w:bottom w:val="nil"/>
                <w:right w:val="nil"/>
                <w:between w:val="nil"/>
              </w:pBdr>
              <w:spacing w:before="0" w:after="0" w:line="276" w:lineRule="auto"/>
              <w:ind w:left="851" w:right="96"/>
              <w:contextualSpacing w:val="0"/>
              <w:rPr>
                <w:rFonts w:eastAsia="Arial" w:cstheme="minorHAnsi"/>
                <w:sz w:val="24"/>
                <w:szCs w:val="24"/>
                <w:lang w:val="id" w:eastAsia="en-ID"/>
              </w:rPr>
            </w:pPr>
          </w:p>
          <w:p w14:paraId="736DBDAC" w14:textId="77777777" w:rsidR="0033513D" w:rsidRPr="00781421" w:rsidRDefault="0033513D" w:rsidP="0033513D">
            <w:pPr>
              <w:widowControl w:val="0"/>
              <w:numPr>
                <w:ilvl w:val="3"/>
                <w:numId w:val="37"/>
              </w:numPr>
              <w:pBdr>
                <w:top w:val="nil"/>
                <w:left w:val="nil"/>
                <w:bottom w:val="nil"/>
                <w:right w:val="nil"/>
                <w:between w:val="nil"/>
              </w:pBdr>
              <w:spacing w:before="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pemutakhiran profil risiko, pengukuran risiko, dan rencana manajemen risiko;</w:t>
            </w:r>
          </w:p>
          <w:p w14:paraId="54126FD6" w14:textId="77777777" w:rsidR="0033513D" w:rsidRPr="00781421" w:rsidRDefault="0033513D" w:rsidP="0033513D">
            <w:pPr>
              <w:widowControl w:val="0"/>
              <w:numPr>
                <w:ilvl w:val="3"/>
                <w:numId w:val="37"/>
              </w:numPr>
              <w:pBdr>
                <w:top w:val="nil"/>
                <w:left w:val="nil"/>
                <w:bottom w:val="nil"/>
                <w:right w:val="nil"/>
                <w:between w:val="nil"/>
              </w:pBdr>
              <w:spacing w:before="120"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penyempurnaan kebijakan, standar dan prosedur di semua divisi;</w:t>
            </w:r>
          </w:p>
          <w:p w14:paraId="6259446D" w14:textId="77777777" w:rsidR="0033513D" w:rsidRPr="00781421" w:rsidRDefault="0033513D" w:rsidP="0033513D">
            <w:pPr>
              <w:widowControl w:val="0"/>
              <w:numPr>
                <w:ilvl w:val="3"/>
                <w:numId w:val="37"/>
              </w:numPr>
              <w:pBdr>
                <w:top w:val="nil"/>
                <w:left w:val="nil"/>
                <w:bottom w:val="nil"/>
                <w:right w:val="nil"/>
                <w:between w:val="nil"/>
              </w:pBdr>
              <w:spacing w:before="162"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pemenuhan kebutuhan sumber daya manusia;</w:t>
            </w:r>
          </w:p>
          <w:p w14:paraId="15A2E1B7" w14:textId="77777777" w:rsidR="0033513D" w:rsidRPr="00781421" w:rsidRDefault="0033513D" w:rsidP="0033513D">
            <w:pPr>
              <w:widowControl w:val="0"/>
              <w:numPr>
                <w:ilvl w:val="3"/>
                <w:numId w:val="37"/>
              </w:numPr>
              <w:pBdr>
                <w:top w:val="nil"/>
                <w:left w:val="nil"/>
                <w:bottom w:val="nil"/>
                <w:right w:val="nil"/>
                <w:between w:val="nil"/>
              </w:pBdr>
              <w:spacing w:before="162"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menetapkan dan melaksanakan tindakan preventif dan korektif berdasarkan penilaian ketidaksesuaian yang ada dan potensi ketidaksesuaian dengan mempertimbangkan skala prioritas; dan</w:t>
            </w:r>
          </w:p>
          <w:p w14:paraId="6831EF8F" w14:textId="3C25166C" w:rsidR="00DD32D5" w:rsidRPr="00675401" w:rsidRDefault="0033513D" w:rsidP="00675401">
            <w:pPr>
              <w:widowControl w:val="0"/>
              <w:numPr>
                <w:ilvl w:val="3"/>
                <w:numId w:val="37"/>
              </w:numPr>
              <w:pBdr>
                <w:top w:val="nil"/>
                <w:left w:val="nil"/>
                <w:bottom w:val="nil"/>
                <w:right w:val="nil"/>
                <w:between w:val="nil"/>
              </w:pBdr>
              <w:spacing w:before="162" w:after="0" w:line="360" w:lineRule="auto"/>
              <w:ind w:left="1134" w:right="95" w:hanging="283"/>
              <w:rPr>
                <w:rFonts w:eastAsia="Arial" w:cstheme="minorHAnsi"/>
                <w:color w:val="000000"/>
                <w:sz w:val="24"/>
                <w:szCs w:val="24"/>
                <w:lang w:val="id" w:eastAsia="en-ID"/>
              </w:rPr>
            </w:pPr>
            <w:r w:rsidRPr="00781421">
              <w:rPr>
                <w:rFonts w:eastAsia="Arial" w:cstheme="minorHAnsi"/>
                <w:color w:val="000000"/>
                <w:sz w:val="24"/>
                <w:szCs w:val="24"/>
                <w:lang w:val="id" w:eastAsia="en-ID"/>
              </w:rPr>
              <w:t>pemantauan dan evaluasi pelaksanaan tindakan preventif dan korektif.</w:t>
            </w:r>
          </w:p>
        </w:tc>
        <w:tc>
          <w:tcPr>
            <w:tcW w:w="236" w:type="dxa"/>
          </w:tcPr>
          <w:p w14:paraId="5EC027E6" w14:textId="77777777" w:rsidR="00DD32D5" w:rsidRPr="007B6EA1" w:rsidRDefault="00DD32D5">
            <w:pPr>
              <w:spacing w:before="0" w:after="0" w:line="360" w:lineRule="auto"/>
              <w:rPr>
                <w:rFonts w:cstheme="minorHAnsi"/>
                <w:sz w:val="24"/>
                <w:szCs w:val="24"/>
                <w:lang w:val="en-US"/>
              </w:rPr>
            </w:pPr>
          </w:p>
        </w:tc>
        <w:tc>
          <w:tcPr>
            <w:tcW w:w="4560" w:type="dxa"/>
          </w:tcPr>
          <w:p w14:paraId="285F9209" w14:textId="77777777" w:rsidR="00675401" w:rsidRDefault="00675401">
            <w:pPr>
              <w:pStyle w:val="ListParagraph"/>
              <w:numPr>
                <w:ilvl w:val="0"/>
                <w:numId w:val="167"/>
              </w:numPr>
              <w:spacing w:before="0" w:after="0" w:line="360" w:lineRule="auto"/>
              <w:rPr>
                <w:rFonts w:cstheme="minorHAnsi"/>
                <w:i/>
                <w:sz w:val="24"/>
                <w:szCs w:val="24"/>
                <w:lang w:val="en-US"/>
              </w:rPr>
            </w:pPr>
            <w:r w:rsidRPr="004F2BBD">
              <w:rPr>
                <w:rFonts w:cstheme="minorHAnsi"/>
                <w:i/>
                <w:sz w:val="24"/>
                <w:szCs w:val="24"/>
                <w:lang w:val="en-US"/>
              </w:rPr>
              <w:t xml:space="preserve">Follow-up evaluation results can be put in the form of decisions or actions in terms of increasing the </w:t>
            </w:r>
            <w:r w:rsidRPr="004F2BBD">
              <w:rPr>
                <w:rFonts w:cstheme="minorHAnsi"/>
                <w:i/>
                <w:sz w:val="24"/>
                <w:szCs w:val="24"/>
                <w:lang w:val="en-US"/>
              </w:rPr>
              <w:lastRenderedPageBreak/>
              <w:t>effectiveness of the ISMS implementation, including:</w:t>
            </w:r>
          </w:p>
          <w:p w14:paraId="75723264" w14:textId="77777777" w:rsidR="00675401" w:rsidRDefault="00675401">
            <w:pPr>
              <w:pStyle w:val="ListParagraph"/>
              <w:numPr>
                <w:ilvl w:val="0"/>
                <w:numId w:val="150"/>
              </w:numPr>
              <w:spacing w:before="240" w:after="160" w:line="360" w:lineRule="auto"/>
              <w:ind w:left="1037" w:hanging="357"/>
              <w:contextualSpacing w:val="0"/>
              <w:rPr>
                <w:rFonts w:cstheme="minorHAnsi"/>
                <w:i/>
                <w:sz w:val="24"/>
                <w:szCs w:val="24"/>
                <w:lang w:val="en-US"/>
              </w:rPr>
            </w:pPr>
            <w:r w:rsidRPr="004F2BBD">
              <w:rPr>
                <w:rFonts w:cstheme="minorHAnsi"/>
                <w:i/>
                <w:sz w:val="24"/>
                <w:szCs w:val="24"/>
                <w:lang w:val="en-US"/>
              </w:rPr>
              <w:t>update the risk profile, risk measurement and risk management plan;</w:t>
            </w:r>
          </w:p>
          <w:p w14:paraId="39041F57" w14:textId="77777777" w:rsidR="00675401" w:rsidRDefault="00675401">
            <w:pPr>
              <w:pStyle w:val="ListParagraph"/>
              <w:numPr>
                <w:ilvl w:val="0"/>
                <w:numId w:val="150"/>
              </w:numPr>
              <w:spacing w:before="0" w:after="160" w:line="360" w:lineRule="auto"/>
              <w:ind w:left="1037" w:hanging="357"/>
              <w:contextualSpacing w:val="0"/>
              <w:rPr>
                <w:rFonts w:cstheme="minorHAnsi"/>
                <w:i/>
                <w:sz w:val="24"/>
                <w:szCs w:val="24"/>
                <w:lang w:val="en-US"/>
              </w:rPr>
            </w:pPr>
            <w:r w:rsidRPr="004F2BBD">
              <w:rPr>
                <w:rFonts w:cstheme="minorHAnsi"/>
                <w:i/>
                <w:sz w:val="24"/>
                <w:szCs w:val="24"/>
                <w:lang w:val="en-US"/>
              </w:rPr>
              <w:t>improvement of policies, standards and procedures in all divisions;</w:t>
            </w:r>
          </w:p>
          <w:p w14:paraId="6E330D91" w14:textId="77777777" w:rsidR="00675401" w:rsidRDefault="00675401">
            <w:pPr>
              <w:pStyle w:val="ListParagraph"/>
              <w:numPr>
                <w:ilvl w:val="0"/>
                <w:numId w:val="150"/>
              </w:numPr>
              <w:spacing w:before="0" w:after="160" w:line="360" w:lineRule="auto"/>
              <w:ind w:left="1037" w:hanging="357"/>
              <w:contextualSpacing w:val="0"/>
              <w:rPr>
                <w:rFonts w:cstheme="minorHAnsi"/>
                <w:i/>
                <w:sz w:val="24"/>
                <w:szCs w:val="24"/>
                <w:lang w:val="en-US"/>
              </w:rPr>
            </w:pPr>
            <w:r w:rsidRPr="004F2BBD">
              <w:rPr>
                <w:rFonts w:cstheme="minorHAnsi"/>
                <w:i/>
                <w:sz w:val="24"/>
                <w:szCs w:val="24"/>
                <w:lang w:val="en-US"/>
              </w:rPr>
              <w:t>meeting the needs of human resources;</w:t>
            </w:r>
          </w:p>
          <w:p w14:paraId="379C6006" w14:textId="77777777" w:rsidR="00675401" w:rsidRDefault="00675401">
            <w:pPr>
              <w:pStyle w:val="ListParagraph"/>
              <w:numPr>
                <w:ilvl w:val="0"/>
                <w:numId w:val="150"/>
              </w:numPr>
              <w:spacing w:before="360" w:after="240" w:line="360" w:lineRule="auto"/>
              <w:ind w:left="1042"/>
              <w:rPr>
                <w:rFonts w:cstheme="minorHAnsi"/>
                <w:i/>
                <w:sz w:val="24"/>
                <w:szCs w:val="24"/>
                <w:lang w:val="en-US"/>
              </w:rPr>
            </w:pPr>
            <w:r w:rsidRPr="004F2BBD">
              <w:rPr>
                <w:rFonts w:cstheme="minorHAnsi"/>
                <w:i/>
                <w:sz w:val="24"/>
                <w:szCs w:val="24"/>
                <w:lang w:val="en-US"/>
              </w:rPr>
              <w:t>determine and carry out preventive and corrective actions based on an assessment of existing non-conformities and potential non-conformities by considering the priority scale; And</w:t>
            </w:r>
          </w:p>
          <w:p w14:paraId="051C92D6" w14:textId="77777777" w:rsidR="00675401" w:rsidRDefault="00675401" w:rsidP="00402F5F">
            <w:pPr>
              <w:pStyle w:val="ListParagraph"/>
              <w:spacing w:before="0" w:line="360" w:lineRule="auto"/>
              <w:ind w:left="1043"/>
              <w:contextualSpacing w:val="0"/>
              <w:rPr>
                <w:rFonts w:cstheme="minorHAnsi"/>
                <w:i/>
                <w:sz w:val="24"/>
                <w:szCs w:val="24"/>
                <w:lang w:val="en-US"/>
              </w:rPr>
            </w:pPr>
          </w:p>
          <w:p w14:paraId="0CC7926D" w14:textId="52305577" w:rsidR="00DD32D5" w:rsidRPr="00675401" w:rsidRDefault="00675401" w:rsidP="00402F5F">
            <w:pPr>
              <w:pStyle w:val="ListParagraph"/>
              <w:numPr>
                <w:ilvl w:val="0"/>
                <w:numId w:val="150"/>
              </w:numPr>
              <w:spacing w:before="0" w:after="120" w:line="360" w:lineRule="auto"/>
              <w:ind w:left="1037" w:hanging="357"/>
              <w:contextualSpacing w:val="0"/>
              <w:rPr>
                <w:rFonts w:cstheme="minorHAnsi"/>
                <w:i/>
                <w:sz w:val="24"/>
                <w:szCs w:val="24"/>
                <w:lang w:val="en-US"/>
              </w:rPr>
            </w:pPr>
            <w:r w:rsidRPr="004F2BBD">
              <w:rPr>
                <w:rFonts w:cstheme="minorHAnsi"/>
                <w:i/>
                <w:sz w:val="24"/>
                <w:szCs w:val="24"/>
                <w:lang w:val="en-US"/>
              </w:rPr>
              <w:t>monitoring and evaluating the implementation of preventive and corrective actions.</w:t>
            </w:r>
          </w:p>
        </w:tc>
      </w:tr>
      <w:tr w:rsidR="00675401" w:rsidRPr="007B6EA1" w14:paraId="6380E257" w14:textId="77777777" w:rsidTr="009A4039">
        <w:trPr>
          <w:trHeight w:val="596"/>
        </w:trPr>
        <w:tc>
          <w:tcPr>
            <w:tcW w:w="4560" w:type="dxa"/>
          </w:tcPr>
          <w:p w14:paraId="11EA4481" w14:textId="25FE3CCD" w:rsidR="00675401" w:rsidRPr="00675401" w:rsidRDefault="00675401">
            <w:pPr>
              <w:pStyle w:val="ListParagraph"/>
              <w:widowControl w:val="0"/>
              <w:numPr>
                <w:ilvl w:val="0"/>
                <w:numId w:val="166"/>
              </w:numPr>
              <w:pBdr>
                <w:top w:val="nil"/>
                <w:left w:val="nil"/>
                <w:bottom w:val="nil"/>
                <w:right w:val="nil"/>
                <w:between w:val="nil"/>
              </w:pBdr>
              <w:spacing w:before="161" w:after="120" w:line="360" w:lineRule="auto"/>
              <w:ind w:right="96"/>
              <w:contextualSpacing w:val="0"/>
              <w:rPr>
                <w:rFonts w:eastAsia="Arial" w:cstheme="minorHAnsi"/>
                <w:sz w:val="24"/>
                <w:szCs w:val="24"/>
                <w:lang w:val="id" w:eastAsia="en-ID"/>
              </w:rPr>
            </w:pPr>
            <w:r w:rsidRPr="00781421">
              <w:rPr>
                <w:rFonts w:eastAsia="Arial" w:cstheme="minorHAnsi"/>
                <w:color w:val="000000"/>
                <w:sz w:val="24"/>
                <w:szCs w:val="24"/>
                <w:lang w:val="id" w:eastAsia="en-ID"/>
              </w:rPr>
              <w:lastRenderedPageBreak/>
              <w:t xml:space="preserve">Hasil evaluasi dan tindak lanjut harus didokumentasikan. </w:t>
            </w:r>
            <w:r w:rsidRPr="00781421">
              <w:rPr>
                <w:rFonts w:eastAsia="Arial" w:cstheme="minorHAnsi"/>
                <w:color w:val="000000"/>
                <w:sz w:val="24"/>
                <w:szCs w:val="24"/>
                <w:lang w:val="id" w:eastAsia="en-ID"/>
              </w:rPr>
              <w:lastRenderedPageBreak/>
              <w:t>Persetujuan</w:t>
            </w:r>
            <w:r w:rsidRPr="00781421">
              <w:rPr>
                <w:rFonts w:eastAsia="Arial" w:cstheme="minorHAnsi"/>
                <w:sz w:val="24"/>
                <w:szCs w:val="24"/>
                <w:lang w:val="id" w:eastAsia="en-ID"/>
              </w:rPr>
              <w:t xml:space="preserve"> </w:t>
            </w:r>
            <w:r w:rsidRPr="00781421">
              <w:rPr>
                <w:rFonts w:eastAsia="Arial" w:cstheme="minorHAnsi"/>
                <w:color w:val="000000"/>
                <w:sz w:val="24"/>
                <w:szCs w:val="24"/>
                <w:lang w:val="id" w:eastAsia="en-ID"/>
              </w:rPr>
              <w:t>manajemen dan/atau perwakilan manajemen diperlukan dalam dokumen hasil penilaian risiko termasuk, Laporan Penilaian Risiko (</w:t>
            </w:r>
            <w:r w:rsidRPr="00781421">
              <w:rPr>
                <w:rFonts w:eastAsia="Arial" w:cstheme="minorHAnsi"/>
                <w:i/>
                <w:color w:val="000000"/>
                <w:sz w:val="24"/>
                <w:szCs w:val="24"/>
                <w:lang w:val="id" w:eastAsia="en-ID"/>
              </w:rPr>
              <w:t>Risk Register</w:t>
            </w:r>
            <w:r w:rsidRPr="00781421">
              <w:rPr>
                <w:rFonts w:eastAsia="Arial" w:cstheme="minorHAnsi"/>
                <w:color w:val="000000"/>
                <w:sz w:val="24"/>
                <w:szCs w:val="24"/>
                <w:lang w:val="id" w:eastAsia="en-ID"/>
              </w:rPr>
              <w:t>), Rencana Perlakuan Risiko, Pernyataan Penerapan.</w:t>
            </w:r>
          </w:p>
        </w:tc>
        <w:tc>
          <w:tcPr>
            <w:tcW w:w="236" w:type="dxa"/>
          </w:tcPr>
          <w:p w14:paraId="6352C315" w14:textId="77777777" w:rsidR="00675401" w:rsidRPr="007B6EA1" w:rsidRDefault="00675401">
            <w:pPr>
              <w:spacing w:before="0" w:after="0" w:line="360" w:lineRule="auto"/>
              <w:rPr>
                <w:rFonts w:cstheme="minorHAnsi"/>
                <w:sz w:val="24"/>
                <w:szCs w:val="24"/>
                <w:lang w:val="en-US"/>
              </w:rPr>
            </w:pPr>
          </w:p>
        </w:tc>
        <w:tc>
          <w:tcPr>
            <w:tcW w:w="4560" w:type="dxa"/>
          </w:tcPr>
          <w:p w14:paraId="7912DBA3" w14:textId="77B2BC03" w:rsidR="00675401" w:rsidRPr="00675401" w:rsidRDefault="00675401" w:rsidP="00402F5F">
            <w:pPr>
              <w:pStyle w:val="ListParagraph"/>
              <w:numPr>
                <w:ilvl w:val="0"/>
                <w:numId w:val="167"/>
              </w:numPr>
              <w:spacing w:before="120" w:line="360" w:lineRule="auto"/>
              <w:ind w:left="714" w:hanging="357"/>
              <w:contextualSpacing w:val="0"/>
              <w:rPr>
                <w:rFonts w:cstheme="minorHAnsi"/>
                <w:i/>
                <w:sz w:val="24"/>
                <w:szCs w:val="24"/>
                <w:lang w:val="en-US"/>
              </w:rPr>
            </w:pPr>
            <w:r w:rsidRPr="00965506">
              <w:rPr>
                <w:rFonts w:cstheme="minorHAnsi"/>
                <w:i/>
                <w:sz w:val="24"/>
                <w:szCs w:val="24"/>
                <w:lang w:val="en-US"/>
              </w:rPr>
              <w:t xml:space="preserve">Evaluation results and follow-up should be documented. Approval of management and/or management </w:t>
            </w:r>
            <w:r w:rsidRPr="00965506">
              <w:rPr>
                <w:rFonts w:cstheme="minorHAnsi"/>
                <w:i/>
                <w:sz w:val="24"/>
                <w:szCs w:val="24"/>
                <w:lang w:val="en-US"/>
              </w:rPr>
              <w:lastRenderedPageBreak/>
              <w:t>representatives is required in the documents resulting from the risk assessment including, Risk Assessment Report (Risk Register), Risk Treatment Plan, Statement of Implementation.</w:t>
            </w:r>
          </w:p>
        </w:tc>
      </w:tr>
      <w:tr w:rsidR="00675401" w:rsidRPr="007B6EA1" w14:paraId="0418B513" w14:textId="77777777" w:rsidTr="009A4039">
        <w:trPr>
          <w:trHeight w:val="596"/>
        </w:trPr>
        <w:tc>
          <w:tcPr>
            <w:tcW w:w="4560" w:type="dxa"/>
          </w:tcPr>
          <w:p w14:paraId="784CC5B9" w14:textId="4D0B51FB" w:rsidR="00675401" w:rsidRPr="00781421" w:rsidRDefault="00675401">
            <w:pPr>
              <w:pStyle w:val="ListParagraph"/>
              <w:widowControl w:val="0"/>
              <w:numPr>
                <w:ilvl w:val="0"/>
                <w:numId w:val="166"/>
              </w:numPr>
              <w:pBdr>
                <w:top w:val="nil"/>
                <w:left w:val="nil"/>
                <w:bottom w:val="nil"/>
                <w:right w:val="nil"/>
                <w:between w:val="nil"/>
              </w:pBdr>
              <w:spacing w:before="161" w:after="120" w:line="360" w:lineRule="auto"/>
              <w:ind w:right="96"/>
              <w:contextualSpacing w:val="0"/>
              <w:rPr>
                <w:rFonts w:eastAsia="Arial" w:cstheme="minorHAnsi"/>
                <w:color w:val="000000"/>
                <w:sz w:val="24"/>
                <w:szCs w:val="24"/>
                <w:lang w:val="id" w:eastAsia="en-ID"/>
              </w:rPr>
            </w:pPr>
            <w:r w:rsidRPr="00AD2A62">
              <w:rPr>
                <w:rFonts w:eastAsia="Arial" w:cstheme="minorHAnsi"/>
                <w:color w:val="000000"/>
                <w:sz w:val="24"/>
                <w:szCs w:val="24"/>
                <w:lang w:val="id" w:eastAsia="en-ID"/>
              </w:rPr>
              <w:lastRenderedPageBreak/>
              <w:t xml:space="preserve">Selain itu, kerangka Manajemen Risiko termasuk kerangka Manajemen Risiko Keamanan Informasi harus dipantau dan ditinjau setiap tahun, dengan hasil yang dilaporkan ke </w:t>
            </w:r>
            <w:r w:rsidRPr="00AD2A62">
              <w:rPr>
                <w:rFonts w:eastAsia="Arial" w:cstheme="minorHAnsi"/>
                <w:i/>
                <w:color w:val="000000"/>
                <w:sz w:val="24"/>
                <w:szCs w:val="24"/>
                <w:lang w:val="id" w:eastAsia="en-ID"/>
              </w:rPr>
              <w:t xml:space="preserve">Board of Director </w:t>
            </w:r>
            <w:r w:rsidRPr="00AD2A62">
              <w:rPr>
                <w:rFonts w:eastAsia="Arial" w:cstheme="minorHAnsi"/>
                <w:color w:val="000000"/>
                <w:sz w:val="24"/>
                <w:szCs w:val="24"/>
                <w:lang w:val="id" w:eastAsia="en-ID"/>
              </w:rPr>
              <w:t xml:space="preserve">dan </w:t>
            </w:r>
            <w:r w:rsidRPr="00AD2A62">
              <w:rPr>
                <w:rFonts w:eastAsia="Arial" w:cstheme="minorHAnsi"/>
                <w:i/>
                <w:color w:val="000000"/>
                <w:sz w:val="24"/>
                <w:szCs w:val="24"/>
                <w:lang w:val="id" w:eastAsia="en-ID"/>
              </w:rPr>
              <w:t xml:space="preserve">Risk Management Committee. </w:t>
            </w:r>
            <w:r w:rsidRPr="00AD2A62">
              <w:rPr>
                <w:rFonts w:eastAsia="Arial" w:cstheme="minorHAnsi"/>
                <w:color w:val="000000"/>
                <w:sz w:val="24"/>
                <w:szCs w:val="24"/>
                <w:lang w:val="id" w:eastAsia="en-ID"/>
              </w:rPr>
              <w:t xml:space="preserve">Karena perkembangan manajemen risiko terus terjadi, mekanisme </w:t>
            </w:r>
            <w:r w:rsidRPr="00AD2A62">
              <w:rPr>
                <w:rFonts w:eastAsia="Arial" w:cstheme="minorHAnsi"/>
                <w:i/>
                <w:color w:val="000000"/>
                <w:sz w:val="24"/>
                <w:szCs w:val="24"/>
                <w:lang w:val="id" w:eastAsia="en-ID"/>
              </w:rPr>
              <w:t xml:space="preserve">review </w:t>
            </w:r>
            <w:r w:rsidRPr="00AD2A62">
              <w:rPr>
                <w:rFonts w:eastAsia="Arial" w:cstheme="minorHAnsi"/>
                <w:color w:val="000000"/>
                <w:sz w:val="24"/>
                <w:szCs w:val="24"/>
                <w:lang w:val="id" w:eastAsia="en-ID"/>
              </w:rPr>
              <w:t>ini akan memberi informasi tentang perkembangan manajemen risiko saat ini, memfasilitasi untuk melakukan perbaikan manajemen risiko secara berkelanjutan.</w:t>
            </w:r>
          </w:p>
        </w:tc>
        <w:tc>
          <w:tcPr>
            <w:tcW w:w="236" w:type="dxa"/>
          </w:tcPr>
          <w:p w14:paraId="344A36B4" w14:textId="77777777" w:rsidR="00675401" w:rsidRPr="007B6EA1" w:rsidRDefault="00675401">
            <w:pPr>
              <w:spacing w:before="0" w:after="0" w:line="360" w:lineRule="auto"/>
              <w:rPr>
                <w:rFonts w:cstheme="minorHAnsi"/>
                <w:sz w:val="24"/>
                <w:szCs w:val="24"/>
                <w:lang w:val="en-US"/>
              </w:rPr>
            </w:pPr>
          </w:p>
        </w:tc>
        <w:tc>
          <w:tcPr>
            <w:tcW w:w="4560" w:type="dxa"/>
          </w:tcPr>
          <w:p w14:paraId="1E2171D5" w14:textId="079CFA6A" w:rsidR="00675401" w:rsidRPr="00675401" w:rsidRDefault="00675401">
            <w:pPr>
              <w:pStyle w:val="ListParagraph"/>
              <w:numPr>
                <w:ilvl w:val="0"/>
                <w:numId w:val="167"/>
              </w:numPr>
              <w:spacing w:before="120" w:after="240" w:line="360" w:lineRule="auto"/>
              <w:contextualSpacing w:val="0"/>
              <w:rPr>
                <w:rFonts w:cstheme="minorHAnsi"/>
                <w:i/>
                <w:sz w:val="24"/>
                <w:szCs w:val="24"/>
                <w:lang w:val="en-US"/>
              </w:rPr>
            </w:pPr>
            <w:r w:rsidRPr="00965506">
              <w:rPr>
                <w:rFonts w:cstheme="minorHAnsi"/>
                <w:i/>
                <w:sz w:val="24"/>
                <w:szCs w:val="24"/>
                <w:lang w:val="en-US"/>
              </w:rPr>
              <w:t>In addition, the Risk Management framework including the Information Security Risk Management framework must be monitored and reviewed annually, with results reported to the Board of Directors and the Risk Management Committee. As developments in risk management continue to occur, this review mechanism will provide us with information on current developments in risk management, facilitating us to make continuous improvement in risk management.</w:t>
            </w:r>
          </w:p>
        </w:tc>
      </w:tr>
    </w:tbl>
    <w:p w14:paraId="5D928163" w14:textId="59BA46BB" w:rsidR="0052200D" w:rsidRPr="00B30F3E" w:rsidRDefault="0052200D" w:rsidP="00BD7CC7">
      <w:pPr>
        <w:pStyle w:val="Heading3"/>
        <w:numPr>
          <w:ilvl w:val="1"/>
          <w:numId w:val="61"/>
        </w:numPr>
        <w:spacing w:before="0" w:after="120"/>
        <w:ind w:left="567" w:hanging="567"/>
        <w:rPr>
          <w:rFonts w:asciiTheme="minorHAnsi" w:eastAsia="Arial" w:hAnsiTheme="minorHAnsi" w:cstheme="minorHAnsi"/>
          <w:b/>
          <w:bCs/>
          <w:i/>
          <w:iCs/>
          <w:color w:val="auto"/>
          <w:lang w:val="id" w:eastAsia="en-ID"/>
        </w:rPr>
      </w:pPr>
      <w:bookmarkStart w:id="38" w:name="_heading=h.44sinio" w:colFirst="0" w:colLast="0"/>
      <w:bookmarkStart w:id="39" w:name="_Toc163097290"/>
      <w:bookmarkEnd w:id="38"/>
      <w:r w:rsidRPr="00781421">
        <w:rPr>
          <w:rFonts w:asciiTheme="minorHAnsi" w:eastAsia="Arial" w:hAnsiTheme="minorHAnsi" w:cstheme="minorHAnsi"/>
          <w:b/>
          <w:bCs/>
          <w:color w:val="auto"/>
          <w:lang w:val="id" w:eastAsia="en-ID"/>
        </w:rPr>
        <w:t>Komunikasi dan Konsultasi</w:t>
      </w:r>
      <w:r w:rsidR="00B30F3E">
        <w:rPr>
          <w:rFonts w:asciiTheme="minorHAnsi" w:eastAsia="Arial" w:hAnsiTheme="minorHAnsi" w:cstheme="minorHAnsi"/>
          <w:b/>
          <w:bCs/>
          <w:color w:val="auto"/>
          <w:lang w:val="en-GB" w:eastAsia="en-ID"/>
        </w:rPr>
        <w:t>/</w:t>
      </w:r>
      <w:r w:rsidR="00B30F3E" w:rsidRPr="00B30F3E">
        <w:rPr>
          <w:rFonts w:asciiTheme="minorHAnsi" w:eastAsia="Arial" w:hAnsiTheme="minorHAnsi" w:cstheme="minorHAnsi"/>
          <w:b/>
          <w:bCs/>
          <w:i/>
          <w:iCs/>
          <w:color w:val="auto"/>
          <w:lang w:val="en-GB" w:eastAsia="en-ID"/>
        </w:rPr>
        <w:t>Communication and Consulting</w:t>
      </w:r>
      <w:bookmarkEnd w:id="39"/>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965506" w:rsidRPr="007B6EA1" w14:paraId="0E02093B" w14:textId="77777777">
        <w:tc>
          <w:tcPr>
            <w:tcW w:w="4560" w:type="dxa"/>
          </w:tcPr>
          <w:p w14:paraId="39FADC52" w14:textId="77777777" w:rsidR="00965506" w:rsidRPr="00781421" w:rsidRDefault="00965506" w:rsidP="00965506">
            <w:pPr>
              <w:widowControl w:val="0"/>
              <w:pBdr>
                <w:top w:val="nil"/>
                <w:left w:val="nil"/>
                <w:bottom w:val="nil"/>
                <w:right w:val="nil"/>
                <w:between w:val="nil"/>
              </w:pBdr>
              <w:spacing w:before="0" w:after="0" w:line="360" w:lineRule="auto"/>
              <w:ind w:left="455" w:right="95"/>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Komunikasi dan konsultasi merupakan hal penting yang harus dilakukan dalam </w:t>
            </w:r>
            <w:r w:rsidRPr="00781421">
              <w:rPr>
                <w:rFonts w:eastAsia="Arial" w:cstheme="minorHAnsi"/>
                <w:color w:val="000000"/>
                <w:sz w:val="24"/>
                <w:szCs w:val="24"/>
                <w:lang w:val="id" w:eastAsia="en-ID"/>
              </w:rPr>
              <w:lastRenderedPageBreak/>
              <w:t xml:space="preserve">setiap proses manajemen risiko. Hal ini melibatkan proses diskusi dengan pihak </w:t>
            </w:r>
            <w:r w:rsidRPr="00781421">
              <w:rPr>
                <w:rFonts w:eastAsia="Arial" w:cstheme="minorHAnsi"/>
                <w:i/>
                <w:color w:val="000000"/>
                <w:sz w:val="24"/>
                <w:szCs w:val="24"/>
                <w:lang w:val="id" w:eastAsia="en-ID"/>
              </w:rPr>
              <w:t xml:space="preserve">stakeholder </w:t>
            </w:r>
            <w:r w:rsidRPr="00781421">
              <w:rPr>
                <w:rFonts w:eastAsia="Arial" w:cstheme="minorHAnsi"/>
                <w:color w:val="000000"/>
                <w:sz w:val="24"/>
                <w:szCs w:val="24"/>
                <w:lang w:val="id" w:eastAsia="en-ID"/>
              </w:rPr>
              <w:t>internal dan eksternal guna mendapatkan umpan balik atas keprihatinan mereka dan memastikan bahwa risiko yang telah diidentifikasi dan dinilai telah bersifat menyeluruh.</w:t>
            </w:r>
          </w:p>
          <w:p w14:paraId="67E30297" w14:textId="629E60E8" w:rsidR="00965506" w:rsidRPr="00781421" w:rsidRDefault="00965506" w:rsidP="00965506">
            <w:pPr>
              <w:widowControl w:val="0"/>
              <w:pBdr>
                <w:top w:val="nil"/>
                <w:left w:val="nil"/>
                <w:bottom w:val="nil"/>
                <w:right w:val="nil"/>
                <w:between w:val="nil"/>
              </w:pBdr>
              <w:spacing w:before="99" w:after="0" w:line="360" w:lineRule="auto"/>
              <w:ind w:left="455" w:right="95"/>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Proses penilaian risiko dan pengendalian atas risiko merupakan proses yang fundamental terhadap kesuksesan untuk adopsi SMKI sebagai bagian yang berpengaruh signifikan bagi </w:t>
            </w:r>
            <w:r w:rsidR="00AF150D">
              <w:rPr>
                <w:rFonts w:eastAsia="Arial" w:cstheme="minorHAnsi"/>
                <w:color w:val="000000"/>
                <w:sz w:val="24"/>
                <w:szCs w:val="24"/>
                <w:lang w:val="en-GB" w:eastAsia="en-ID"/>
              </w:rPr>
              <w:t>DMB</w:t>
            </w:r>
            <w:r w:rsidRPr="00781421">
              <w:rPr>
                <w:rFonts w:eastAsia="Arial" w:cstheme="minorHAnsi"/>
                <w:color w:val="000000"/>
                <w:sz w:val="24"/>
                <w:szCs w:val="24"/>
                <w:lang w:val="id" w:eastAsia="en-ID"/>
              </w:rPr>
              <w:t>. Dengan memahami risiko dan peluang yang dihadapi oleh perusahaan, perusahaan dapat menerapkan pengendalian yang tepat dan sesuai dengan kondisi perusahaan atas risiko dan peluang yang berkembang di masa yang akan datang. Hal tersebut sebagai langkah pengamanan informasi dari ancaman yang dihadapi oleh perusahaan.</w:t>
            </w:r>
          </w:p>
          <w:p w14:paraId="0AE73BAB" w14:textId="77777777" w:rsidR="00965506" w:rsidRPr="00781421" w:rsidRDefault="00965506" w:rsidP="00965506">
            <w:pPr>
              <w:widowControl w:val="0"/>
              <w:pBdr>
                <w:top w:val="nil"/>
                <w:left w:val="nil"/>
                <w:bottom w:val="nil"/>
                <w:right w:val="nil"/>
                <w:between w:val="nil"/>
              </w:pBdr>
              <w:spacing w:before="99" w:after="0" w:line="360" w:lineRule="auto"/>
              <w:ind w:left="455" w:right="95"/>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Untuk pihak ketiga penyedia layanan </w:t>
            </w:r>
            <w:r w:rsidRPr="00781421">
              <w:rPr>
                <w:rFonts w:eastAsia="Arial" w:cstheme="minorHAnsi"/>
                <w:color w:val="000000"/>
                <w:sz w:val="24"/>
                <w:szCs w:val="24"/>
                <w:lang w:val="id" w:eastAsia="en-ID"/>
              </w:rPr>
              <w:lastRenderedPageBreak/>
              <w:t xml:space="preserve">infrastruktur TI baik </w:t>
            </w:r>
            <w:r w:rsidRPr="00781421">
              <w:rPr>
                <w:rFonts w:eastAsia="Arial" w:cstheme="minorHAnsi"/>
                <w:i/>
                <w:color w:val="000000"/>
                <w:sz w:val="24"/>
                <w:szCs w:val="24"/>
                <w:lang w:val="id" w:eastAsia="en-ID"/>
              </w:rPr>
              <w:t xml:space="preserve">on-premises </w:t>
            </w:r>
            <w:r w:rsidRPr="00781421">
              <w:rPr>
                <w:rFonts w:eastAsia="Arial" w:cstheme="minorHAnsi"/>
                <w:color w:val="000000"/>
                <w:sz w:val="24"/>
                <w:szCs w:val="24"/>
                <w:lang w:val="id" w:eastAsia="en-ID"/>
              </w:rPr>
              <w:t xml:space="preserve">maupun layanan </w:t>
            </w:r>
            <w:r w:rsidRPr="00781421">
              <w:rPr>
                <w:rFonts w:eastAsia="Arial" w:cstheme="minorHAnsi"/>
                <w:i/>
                <w:color w:val="000000"/>
                <w:sz w:val="24"/>
                <w:szCs w:val="24"/>
                <w:lang w:val="id" w:eastAsia="en-ID"/>
              </w:rPr>
              <w:t>Cloud</w:t>
            </w:r>
            <w:r w:rsidRPr="00781421">
              <w:rPr>
                <w:rFonts w:eastAsia="Arial" w:cstheme="minorHAnsi"/>
                <w:color w:val="000000"/>
                <w:sz w:val="24"/>
                <w:szCs w:val="24"/>
                <w:lang w:val="id" w:eastAsia="en-ID"/>
              </w:rPr>
              <w:t>, penilaian risiko secara berkala dan penerapan pengendalian yang sesuai merupakan hal yang vital untuk menjamin keberlangsungan layanan yang diberikan.</w:t>
            </w:r>
          </w:p>
          <w:p w14:paraId="3D8ED49F" w14:textId="0D85FDD3" w:rsidR="00965506" w:rsidRPr="00B30F3E" w:rsidRDefault="00965506" w:rsidP="00B30F3E">
            <w:pPr>
              <w:widowControl w:val="0"/>
              <w:pBdr>
                <w:top w:val="nil"/>
                <w:left w:val="nil"/>
                <w:bottom w:val="nil"/>
                <w:right w:val="nil"/>
                <w:between w:val="nil"/>
              </w:pBdr>
              <w:spacing w:before="99" w:after="0" w:line="360" w:lineRule="auto"/>
              <w:ind w:left="455" w:right="95"/>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Dengan mengikuti proses penilaian risiko, </w:t>
            </w:r>
            <w:r w:rsidR="00AF150D">
              <w:rPr>
                <w:rFonts w:eastAsia="Arial" w:cstheme="minorHAnsi"/>
                <w:color w:val="000000"/>
                <w:sz w:val="24"/>
                <w:szCs w:val="24"/>
                <w:lang w:val="en-GB" w:eastAsia="en-ID"/>
              </w:rPr>
              <w:t>DMB</w:t>
            </w:r>
            <w:r w:rsidRPr="00781421">
              <w:rPr>
                <w:rFonts w:eastAsia="Arial" w:cstheme="minorHAnsi"/>
                <w:color w:val="000000"/>
                <w:sz w:val="24"/>
                <w:szCs w:val="24"/>
                <w:lang w:val="id" w:eastAsia="en-ID"/>
              </w:rPr>
              <w:t xml:space="preserve"> akan terus berkomitmen untuk memastikan risiko yang dihadapi perusahaan pada operasional perusahaan dari hari ke hari dikendalikan dan dikelola dengan maksimal.</w:t>
            </w:r>
          </w:p>
        </w:tc>
        <w:tc>
          <w:tcPr>
            <w:tcW w:w="236" w:type="dxa"/>
          </w:tcPr>
          <w:p w14:paraId="2B7FB14D" w14:textId="77777777" w:rsidR="00965506" w:rsidRPr="007B6EA1" w:rsidRDefault="00965506">
            <w:pPr>
              <w:spacing w:before="0" w:after="0" w:line="360" w:lineRule="auto"/>
              <w:rPr>
                <w:rFonts w:cstheme="minorHAnsi"/>
                <w:sz w:val="24"/>
                <w:szCs w:val="24"/>
                <w:lang w:val="en-US"/>
              </w:rPr>
            </w:pPr>
          </w:p>
        </w:tc>
        <w:tc>
          <w:tcPr>
            <w:tcW w:w="4560" w:type="dxa"/>
          </w:tcPr>
          <w:p w14:paraId="48CF02F9" w14:textId="7F4E4C84" w:rsidR="00965506" w:rsidRDefault="00965506" w:rsidP="00965506">
            <w:pPr>
              <w:spacing w:before="0" w:after="0" w:line="360" w:lineRule="auto"/>
              <w:ind w:left="333"/>
              <w:rPr>
                <w:rFonts w:cstheme="minorHAnsi"/>
                <w:i/>
                <w:sz w:val="24"/>
                <w:szCs w:val="24"/>
                <w:lang w:val="en-US"/>
              </w:rPr>
            </w:pPr>
            <w:r w:rsidRPr="00965506">
              <w:rPr>
                <w:rFonts w:cstheme="minorHAnsi"/>
                <w:i/>
                <w:sz w:val="24"/>
                <w:szCs w:val="24"/>
                <w:lang w:val="en-US"/>
              </w:rPr>
              <w:t xml:space="preserve">Communication and consultation are important things that must be done in </w:t>
            </w:r>
            <w:r w:rsidRPr="00965506">
              <w:rPr>
                <w:rFonts w:cstheme="minorHAnsi"/>
                <w:i/>
                <w:sz w:val="24"/>
                <w:szCs w:val="24"/>
                <w:lang w:val="en-US"/>
              </w:rPr>
              <w:lastRenderedPageBreak/>
              <w:t>every risk management process. This involves a discussion process with internal and external stakeholders to obtain feedback on their concerns and to ensure that risks that have been identified and assessed are comprehensive.</w:t>
            </w:r>
          </w:p>
          <w:p w14:paraId="79DA5EC2" w14:textId="49722D97" w:rsidR="00965506" w:rsidRDefault="00965506" w:rsidP="00965506">
            <w:pPr>
              <w:spacing w:before="0" w:after="0" w:line="360" w:lineRule="auto"/>
              <w:ind w:left="333"/>
              <w:rPr>
                <w:rFonts w:cstheme="minorHAnsi"/>
                <w:i/>
                <w:sz w:val="24"/>
                <w:szCs w:val="24"/>
                <w:lang w:val="en-US"/>
              </w:rPr>
            </w:pPr>
          </w:p>
          <w:p w14:paraId="3C4BD019" w14:textId="77777777" w:rsidR="00965506" w:rsidRPr="00965506" w:rsidRDefault="00965506" w:rsidP="00965506">
            <w:pPr>
              <w:spacing w:before="0" w:after="0" w:line="360" w:lineRule="auto"/>
              <w:ind w:left="333"/>
              <w:rPr>
                <w:rFonts w:cstheme="minorHAnsi"/>
                <w:i/>
                <w:sz w:val="24"/>
                <w:szCs w:val="24"/>
                <w:lang w:val="en-US"/>
              </w:rPr>
            </w:pPr>
          </w:p>
          <w:p w14:paraId="48B1E472" w14:textId="5E9B8CE5" w:rsidR="00965506" w:rsidRDefault="00965506" w:rsidP="00965506">
            <w:pPr>
              <w:spacing w:before="120" w:after="0" w:line="360" w:lineRule="auto"/>
              <w:ind w:left="333"/>
              <w:rPr>
                <w:rFonts w:cstheme="minorHAnsi"/>
                <w:i/>
                <w:sz w:val="24"/>
                <w:szCs w:val="24"/>
                <w:lang w:val="en-US"/>
              </w:rPr>
            </w:pPr>
            <w:r w:rsidRPr="00965506">
              <w:rPr>
                <w:rFonts w:cstheme="minorHAnsi"/>
                <w:i/>
                <w:sz w:val="24"/>
                <w:szCs w:val="24"/>
                <w:lang w:val="en-US"/>
              </w:rPr>
              <w:t xml:space="preserve">The process of risk assessment and risk control is a process that is fundamental to the success of the adoption of ISMS as a part that has a significant influence on </w:t>
            </w:r>
            <w:r w:rsidR="00AF150D">
              <w:rPr>
                <w:rFonts w:cstheme="minorHAnsi"/>
                <w:i/>
                <w:sz w:val="24"/>
                <w:szCs w:val="24"/>
                <w:lang w:val="en-US"/>
              </w:rPr>
              <w:t>DMB</w:t>
            </w:r>
            <w:r w:rsidRPr="00965506">
              <w:rPr>
                <w:rFonts w:cstheme="minorHAnsi"/>
                <w:i/>
                <w:sz w:val="24"/>
                <w:szCs w:val="24"/>
                <w:lang w:val="en-US"/>
              </w:rPr>
              <w:t>. By understanding the risks and opportunities faced by the company, the company can implement appropriate controls and in accordance with the company's conditions for the risks and opportunities that will develop in the future. This is a step to protect information from threats faced by the company.</w:t>
            </w:r>
          </w:p>
          <w:p w14:paraId="1D805F4F" w14:textId="77777777" w:rsidR="00965506" w:rsidRPr="00965506" w:rsidRDefault="00965506" w:rsidP="00965506">
            <w:pPr>
              <w:spacing w:before="120" w:after="360" w:line="360" w:lineRule="auto"/>
              <w:rPr>
                <w:rFonts w:cstheme="minorHAnsi"/>
                <w:i/>
                <w:sz w:val="24"/>
                <w:szCs w:val="24"/>
                <w:lang w:val="en-US"/>
              </w:rPr>
            </w:pPr>
          </w:p>
          <w:p w14:paraId="77346215" w14:textId="5DA32B38" w:rsidR="00965506" w:rsidRDefault="00965506" w:rsidP="00B30F3E">
            <w:pPr>
              <w:spacing w:before="120" w:after="0" w:line="360" w:lineRule="auto"/>
              <w:ind w:left="333"/>
              <w:rPr>
                <w:rFonts w:cstheme="minorHAnsi"/>
                <w:i/>
                <w:sz w:val="24"/>
                <w:szCs w:val="24"/>
                <w:lang w:val="en-US"/>
              </w:rPr>
            </w:pPr>
            <w:r w:rsidRPr="00965506">
              <w:rPr>
                <w:rFonts w:cstheme="minorHAnsi"/>
                <w:i/>
                <w:sz w:val="24"/>
                <w:szCs w:val="24"/>
                <w:lang w:val="en-US"/>
              </w:rPr>
              <w:t xml:space="preserve">For third party providers of IT infrastructure services, both on-premises </w:t>
            </w:r>
            <w:r w:rsidRPr="00965506">
              <w:rPr>
                <w:rFonts w:cstheme="minorHAnsi"/>
                <w:i/>
                <w:sz w:val="24"/>
                <w:szCs w:val="24"/>
                <w:lang w:val="en-US"/>
              </w:rPr>
              <w:lastRenderedPageBreak/>
              <w:t>and Cloud services, regular risk assessments and implementation of appropriate controls are vital to ensure the continuity of the services provided.</w:t>
            </w:r>
          </w:p>
          <w:p w14:paraId="2CDD8317" w14:textId="77777777" w:rsidR="00B30F3E" w:rsidRDefault="00B30F3E" w:rsidP="00B30F3E">
            <w:pPr>
              <w:spacing w:before="0" w:after="0" w:line="360" w:lineRule="auto"/>
              <w:ind w:left="333"/>
              <w:rPr>
                <w:rFonts w:cstheme="minorHAnsi"/>
                <w:i/>
                <w:sz w:val="24"/>
                <w:szCs w:val="24"/>
                <w:lang w:val="en-US"/>
              </w:rPr>
            </w:pPr>
          </w:p>
          <w:p w14:paraId="02364649" w14:textId="77777777" w:rsidR="00375752" w:rsidRDefault="00375752" w:rsidP="00B30F3E">
            <w:pPr>
              <w:spacing w:before="0" w:after="0" w:line="360" w:lineRule="auto"/>
              <w:ind w:left="333"/>
              <w:rPr>
                <w:rFonts w:cstheme="minorHAnsi"/>
                <w:i/>
                <w:sz w:val="24"/>
                <w:szCs w:val="24"/>
                <w:lang w:val="en-US"/>
              </w:rPr>
            </w:pPr>
          </w:p>
          <w:p w14:paraId="1190FEFB" w14:textId="77777777" w:rsidR="00402F5F" w:rsidRDefault="00402F5F" w:rsidP="00B30F3E">
            <w:pPr>
              <w:spacing w:before="0" w:after="0" w:line="360" w:lineRule="auto"/>
              <w:ind w:left="333"/>
              <w:rPr>
                <w:rFonts w:cstheme="minorHAnsi"/>
                <w:i/>
                <w:sz w:val="24"/>
                <w:szCs w:val="24"/>
                <w:lang w:val="en-US"/>
              </w:rPr>
            </w:pPr>
          </w:p>
          <w:p w14:paraId="5CC1B322" w14:textId="11A1A675" w:rsidR="00965506" w:rsidRPr="00965506" w:rsidRDefault="00965506" w:rsidP="00965506">
            <w:pPr>
              <w:spacing w:before="120" w:after="240" w:line="360" w:lineRule="auto"/>
              <w:ind w:left="335"/>
              <w:rPr>
                <w:rFonts w:cstheme="minorHAnsi"/>
                <w:i/>
                <w:sz w:val="24"/>
                <w:szCs w:val="24"/>
                <w:lang w:val="en-US"/>
              </w:rPr>
            </w:pPr>
            <w:r w:rsidRPr="00965506">
              <w:rPr>
                <w:rFonts w:cstheme="minorHAnsi"/>
                <w:i/>
                <w:sz w:val="24"/>
                <w:szCs w:val="24"/>
                <w:lang w:val="en-US"/>
              </w:rPr>
              <w:t xml:space="preserve">By following the risk assessment process, </w:t>
            </w:r>
            <w:r w:rsidR="00AF150D">
              <w:rPr>
                <w:rFonts w:cstheme="minorHAnsi"/>
                <w:i/>
                <w:sz w:val="24"/>
                <w:szCs w:val="24"/>
                <w:lang w:val="en-US"/>
              </w:rPr>
              <w:t>DMB</w:t>
            </w:r>
            <w:r w:rsidRPr="00965506">
              <w:rPr>
                <w:rFonts w:cstheme="minorHAnsi"/>
                <w:i/>
                <w:sz w:val="24"/>
                <w:szCs w:val="24"/>
                <w:lang w:val="en-US"/>
              </w:rPr>
              <w:t xml:space="preserve"> will continue to be committed to ensuring that the risks faced by the company in the company's day-to-day operations are optimally controlled and managed.</w:t>
            </w:r>
          </w:p>
        </w:tc>
      </w:tr>
    </w:tbl>
    <w:p w14:paraId="1E13711A" w14:textId="4A5F4DE8" w:rsidR="009A4039" w:rsidRPr="009A4039" w:rsidRDefault="009A4039" w:rsidP="009A4039">
      <w:pPr>
        <w:rPr>
          <w:rFonts w:eastAsia="Arial" w:cstheme="minorHAnsi"/>
          <w:color w:val="000000"/>
          <w:sz w:val="24"/>
          <w:szCs w:val="24"/>
          <w:lang w:val="id" w:eastAsia="en-ID"/>
        </w:rPr>
      </w:pPr>
      <w:bookmarkStart w:id="40" w:name="_heading=h.2jxsxqh" w:colFirst="0" w:colLast="0"/>
      <w:bookmarkEnd w:id="40"/>
      <w:r>
        <w:rPr>
          <w:rFonts w:eastAsia="Arial" w:cstheme="minorHAnsi"/>
          <w:color w:val="000000"/>
          <w:sz w:val="24"/>
          <w:szCs w:val="24"/>
          <w:lang w:val="id" w:eastAsia="en-ID"/>
        </w:rPr>
        <w:lastRenderedPageBreak/>
        <w:br w:type="page"/>
      </w:r>
    </w:p>
    <w:p w14:paraId="457E065F" w14:textId="4733B163" w:rsidR="0052200D" w:rsidRPr="00E96767" w:rsidRDefault="0052200D">
      <w:pPr>
        <w:pStyle w:val="ListParagraph"/>
        <w:widowControl w:val="0"/>
        <w:numPr>
          <w:ilvl w:val="0"/>
          <w:numId w:val="61"/>
        </w:numPr>
        <w:spacing w:before="0" w:after="0" w:line="276" w:lineRule="auto"/>
        <w:ind w:left="567" w:hanging="567"/>
        <w:outlineLvl w:val="1"/>
        <w:rPr>
          <w:rFonts w:eastAsia="Arial" w:cstheme="minorHAnsi"/>
          <w:b/>
          <w:bCs/>
          <w:i/>
          <w:iCs/>
          <w:sz w:val="24"/>
          <w:szCs w:val="24"/>
          <w:lang w:val="id" w:eastAsia="en-ID"/>
        </w:rPr>
      </w:pPr>
      <w:bookmarkStart w:id="41" w:name="_Toc163097291"/>
      <w:r w:rsidRPr="00781421">
        <w:rPr>
          <w:rFonts w:eastAsia="Arial" w:cstheme="minorHAnsi"/>
          <w:b/>
          <w:bCs/>
          <w:sz w:val="24"/>
          <w:szCs w:val="24"/>
          <w:lang w:val="id" w:eastAsia="en-ID"/>
        </w:rPr>
        <w:lastRenderedPageBreak/>
        <w:t>Pedoman Pengendalian Risiko Keamanan Informasi</w:t>
      </w:r>
      <w:r w:rsidR="00E96767">
        <w:rPr>
          <w:rFonts w:eastAsia="Arial" w:cstheme="minorHAnsi"/>
          <w:b/>
          <w:bCs/>
          <w:sz w:val="24"/>
          <w:szCs w:val="24"/>
          <w:lang w:val="en-GB" w:eastAsia="en-ID"/>
        </w:rPr>
        <w:t>/</w:t>
      </w:r>
      <w:r w:rsidR="00E96767" w:rsidRPr="00E96767">
        <w:rPr>
          <w:rFonts w:eastAsia="Arial" w:cstheme="minorHAnsi"/>
          <w:b/>
          <w:bCs/>
          <w:i/>
          <w:iCs/>
          <w:sz w:val="24"/>
          <w:szCs w:val="24"/>
          <w:lang w:val="en-GB" w:eastAsia="en-ID"/>
        </w:rPr>
        <w:t>Guidelines for Information Security Risk Control</w:t>
      </w:r>
      <w:bookmarkEnd w:id="41"/>
    </w:p>
    <w:p w14:paraId="0EC7360B" w14:textId="65A23152" w:rsidR="0052200D" w:rsidRPr="00E96767" w:rsidRDefault="0052200D">
      <w:pPr>
        <w:pStyle w:val="ListParagraph"/>
        <w:widowControl w:val="0"/>
        <w:numPr>
          <w:ilvl w:val="1"/>
          <w:numId w:val="61"/>
        </w:numPr>
        <w:spacing w:before="158" w:after="0" w:line="276" w:lineRule="auto"/>
        <w:ind w:left="1276"/>
        <w:outlineLvl w:val="2"/>
        <w:rPr>
          <w:rFonts w:eastAsia="Arial" w:cstheme="minorHAnsi"/>
          <w:b/>
          <w:bCs/>
          <w:i/>
          <w:iCs/>
          <w:sz w:val="24"/>
          <w:szCs w:val="24"/>
          <w:lang w:val="id" w:eastAsia="en-ID"/>
        </w:rPr>
      </w:pPr>
      <w:bookmarkStart w:id="42" w:name="_heading=h.z337ya" w:colFirst="0" w:colLast="0"/>
      <w:bookmarkStart w:id="43" w:name="_Toc163097292"/>
      <w:bookmarkEnd w:id="42"/>
      <w:r w:rsidRPr="00781421">
        <w:rPr>
          <w:rFonts w:eastAsia="Arial" w:cstheme="minorHAnsi"/>
          <w:b/>
          <w:bCs/>
          <w:sz w:val="24"/>
          <w:szCs w:val="24"/>
          <w:lang w:val="id" w:eastAsia="en-ID"/>
        </w:rPr>
        <w:t>Operasional Teknologi Informasi</w:t>
      </w:r>
      <w:r w:rsidR="00E96767">
        <w:rPr>
          <w:rFonts w:eastAsia="Arial" w:cstheme="minorHAnsi"/>
          <w:b/>
          <w:bCs/>
          <w:sz w:val="24"/>
          <w:szCs w:val="24"/>
          <w:lang w:val="en-GB" w:eastAsia="en-ID"/>
        </w:rPr>
        <w:t>/</w:t>
      </w:r>
      <w:r w:rsidR="00E96767" w:rsidRPr="00E96767">
        <w:rPr>
          <w:rFonts w:eastAsia="Arial" w:cstheme="minorHAnsi"/>
          <w:b/>
          <w:bCs/>
          <w:i/>
          <w:iCs/>
          <w:sz w:val="24"/>
          <w:szCs w:val="24"/>
          <w:lang w:val="en-GB" w:eastAsia="en-ID"/>
        </w:rPr>
        <w:t>Information Technology Operations</w:t>
      </w:r>
      <w:bookmarkEnd w:id="4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965506" w:rsidRPr="007B6EA1" w14:paraId="0D961F4A" w14:textId="77777777" w:rsidTr="00645076">
        <w:trPr>
          <w:trHeight w:val="2160"/>
        </w:trPr>
        <w:tc>
          <w:tcPr>
            <w:tcW w:w="4560" w:type="dxa"/>
          </w:tcPr>
          <w:p w14:paraId="18136D07" w14:textId="58451066" w:rsidR="00965506" w:rsidRPr="00070FB4" w:rsidRDefault="00070FB4" w:rsidP="00070FB4">
            <w:pPr>
              <w:widowControl w:val="0"/>
              <w:numPr>
                <w:ilvl w:val="2"/>
                <w:numId w:val="23"/>
              </w:numPr>
              <w:pBdr>
                <w:top w:val="nil"/>
                <w:left w:val="nil"/>
                <w:bottom w:val="nil"/>
                <w:right w:val="nil"/>
                <w:between w:val="nil"/>
              </w:pBdr>
              <w:tabs>
                <w:tab w:val="left" w:pos="1625"/>
              </w:tabs>
              <w:spacing w:before="158" w:after="0" w:line="360" w:lineRule="auto"/>
              <w:ind w:left="881" w:right="95" w:hanging="396"/>
              <w:rPr>
                <w:rFonts w:eastAsia="Arial" w:cstheme="minorHAnsi"/>
                <w:i/>
                <w:color w:val="000000"/>
                <w:sz w:val="24"/>
                <w:szCs w:val="24"/>
                <w:lang w:val="id" w:eastAsia="en-ID"/>
              </w:rPr>
            </w:pPr>
            <w:r w:rsidRPr="00781421">
              <w:rPr>
                <w:rFonts w:eastAsia="Arial" w:cstheme="minorHAnsi"/>
                <w:color w:val="000000"/>
                <w:sz w:val="24"/>
                <w:szCs w:val="24"/>
                <w:lang w:val="id" w:eastAsia="en-ID"/>
              </w:rPr>
              <w:t xml:space="preserve">Pedoman kegiatan Operasional Teknologi Informasi dimaksudkan untuk memberikan acuan bagi pengelolaan kelangsungan dan stabilitas operasional Teknologi </w:t>
            </w:r>
          </w:p>
        </w:tc>
        <w:tc>
          <w:tcPr>
            <w:tcW w:w="236" w:type="dxa"/>
          </w:tcPr>
          <w:p w14:paraId="3C4A5F8A" w14:textId="77777777" w:rsidR="00965506" w:rsidRPr="007B6EA1" w:rsidRDefault="00965506">
            <w:pPr>
              <w:spacing w:before="0" w:after="0" w:line="360" w:lineRule="auto"/>
              <w:rPr>
                <w:rFonts w:cstheme="minorHAnsi"/>
                <w:sz w:val="24"/>
                <w:szCs w:val="24"/>
                <w:lang w:val="en-US"/>
              </w:rPr>
            </w:pPr>
          </w:p>
        </w:tc>
        <w:tc>
          <w:tcPr>
            <w:tcW w:w="4560" w:type="dxa"/>
          </w:tcPr>
          <w:p w14:paraId="0C3FFB3E" w14:textId="235E5A26" w:rsidR="00070FB4" w:rsidRPr="00070FB4" w:rsidRDefault="00070FB4">
            <w:pPr>
              <w:pStyle w:val="ListParagraph"/>
              <w:numPr>
                <w:ilvl w:val="0"/>
                <w:numId w:val="151"/>
              </w:numPr>
              <w:spacing w:before="120" w:after="160" w:line="360" w:lineRule="auto"/>
              <w:ind w:left="714" w:hanging="357"/>
              <w:rPr>
                <w:rFonts w:cstheme="minorHAnsi"/>
                <w:i/>
                <w:sz w:val="24"/>
                <w:szCs w:val="24"/>
                <w:lang w:val="en-US"/>
              </w:rPr>
            </w:pPr>
            <w:r w:rsidRPr="00070FB4">
              <w:rPr>
                <w:rFonts w:cstheme="minorHAnsi"/>
                <w:i/>
                <w:sz w:val="24"/>
                <w:szCs w:val="24"/>
                <w:lang w:val="en-US"/>
              </w:rPr>
              <w:t>Information Technology Operational activity guidelines are intended to provide a reference for managing the continuity and stability of Information Technology operation</w:t>
            </w:r>
          </w:p>
        </w:tc>
      </w:tr>
      <w:tr w:rsidR="009A4039" w:rsidRPr="007B6EA1" w14:paraId="5D208FC5" w14:textId="77777777" w:rsidTr="00645076">
        <w:trPr>
          <w:trHeight w:val="2160"/>
        </w:trPr>
        <w:tc>
          <w:tcPr>
            <w:tcW w:w="4560" w:type="dxa"/>
          </w:tcPr>
          <w:p w14:paraId="5253BC3D" w14:textId="29625A78" w:rsidR="009A4039" w:rsidRPr="00781421" w:rsidRDefault="00DC7CD3" w:rsidP="00070FB4">
            <w:pPr>
              <w:widowControl w:val="0"/>
              <w:numPr>
                <w:ilvl w:val="2"/>
                <w:numId w:val="23"/>
              </w:numPr>
              <w:pBdr>
                <w:top w:val="nil"/>
                <w:left w:val="nil"/>
                <w:bottom w:val="nil"/>
                <w:right w:val="nil"/>
                <w:between w:val="nil"/>
              </w:pBdr>
              <w:tabs>
                <w:tab w:val="left" w:pos="1625"/>
              </w:tabs>
              <w:spacing w:before="158" w:after="0" w:line="360" w:lineRule="auto"/>
              <w:ind w:left="881" w:right="95" w:hanging="396"/>
              <w:rPr>
                <w:rFonts w:eastAsia="Arial" w:cstheme="minorHAnsi"/>
                <w:color w:val="000000"/>
                <w:sz w:val="24"/>
                <w:szCs w:val="24"/>
                <w:lang w:val="id" w:eastAsia="en-ID"/>
              </w:rPr>
            </w:pPr>
            <w:r w:rsidRPr="00DC7CD3">
              <w:rPr>
                <w:rFonts w:eastAsia="Arial" w:cstheme="minorHAnsi"/>
                <w:color w:val="000000"/>
                <w:sz w:val="24"/>
                <w:szCs w:val="24"/>
                <w:lang w:val="id" w:eastAsia="en-ID"/>
              </w:rPr>
              <w:t>Informasi yang dilakukan di Perusahaan serta memitigasi risiko yang berpotensi mengganggu kegiatan operasional Perusahaan.</w:t>
            </w:r>
          </w:p>
        </w:tc>
        <w:tc>
          <w:tcPr>
            <w:tcW w:w="236" w:type="dxa"/>
          </w:tcPr>
          <w:p w14:paraId="71694401" w14:textId="77777777" w:rsidR="009A4039" w:rsidRPr="007B6EA1" w:rsidRDefault="009A4039">
            <w:pPr>
              <w:spacing w:before="0" w:after="0" w:line="360" w:lineRule="auto"/>
              <w:rPr>
                <w:rFonts w:cstheme="minorHAnsi"/>
                <w:sz w:val="24"/>
                <w:szCs w:val="24"/>
                <w:lang w:val="en-US"/>
              </w:rPr>
            </w:pPr>
          </w:p>
        </w:tc>
        <w:tc>
          <w:tcPr>
            <w:tcW w:w="4560" w:type="dxa"/>
          </w:tcPr>
          <w:p w14:paraId="6E62BE04" w14:textId="2DC7145E" w:rsidR="009A4039" w:rsidRPr="00070FB4" w:rsidRDefault="00980B5A">
            <w:pPr>
              <w:pStyle w:val="ListParagraph"/>
              <w:numPr>
                <w:ilvl w:val="0"/>
                <w:numId w:val="151"/>
              </w:numPr>
              <w:spacing w:before="120" w:after="160" w:line="360" w:lineRule="auto"/>
              <w:ind w:left="714" w:hanging="357"/>
              <w:rPr>
                <w:rFonts w:cstheme="minorHAnsi"/>
                <w:i/>
                <w:sz w:val="24"/>
                <w:szCs w:val="24"/>
                <w:lang w:val="en-US"/>
              </w:rPr>
            </w:pPr>
            <w:r w:rsidRPr="00980B5A">
              <w:rPr>
                <w:rFonts w:cstheme="minorHAnsi"/>
                <w:i/>
                <w:sz w:val="24"/>
                <w:szCs w:val="24"/>
                <w:lang w:val="en-US"/>
              </w:rPr>
              <w:t>Information conducted in the Company as well as mitigating risks that have the potential to disrupt the Company's operational activities.</w:t>
            </w:r>
          </w:p>
        </w:tc>
      </w:tr>
      <w:tr w:rsidR="00DC7CD3" w:rsidRPr="007B6EA1" w14:paraId="5699DAEA" w14:textId="77777777" w:rsidTr="00645076">
        <w:trPr>
          <w:trHeight w:val="2160"/>
        </w:trPr>
        <w:tc>
          <w:tcPr>
            <w:tcW w:w="4560" w:type="dxa"/>
          </w:tcPr>
          <w:p w14:paraId="538C024E" w14:textId="77777777" w:rsidR="00DC7CD3" w:rsidRPr="00781421" w:rsidRDefault="00DC7CD3" w:rsidP="00DC7CD3">
            <w:pPr>
              <w:widowControl w:val="0"/>
              <w:numPr>
                <w:ilvl w:val="2"/>
                <w:numId w:val="23"/>
              </w:numPr>
              <w:pBdr>
                <w:top w:val="nil"/>
                <w:left w:val="nil"/>
                <w:bottom w:val="nil"/>
                <w:right w:val="nil"/>
                <w:between w:val="nil"/>
              </w:pBdr>
              <w:tabs>
                <w:tab w:val="left" w:pos="1625"/>
              </w:tabs>
              <w:spacing w:before="158" w:after="0" w:line="360" w:lineRule="auto"/>
              <w:ind w:left="881" w:right="95" w:hanging="396"/>
              <w:rPr>
                <w:rFonts w:eastAsia="Arial" w:cstheme="minorHAnsi"/>
                <w:sz w:val="24"/>
                <w:szCs w:val="24"/>
                <w:lang w:val="id" w:eastAsia="en-ID"/>
              </w:rPr>
            </w:pPr>
            <w:r w:rsidRPr="00781421">
              <w:rPr>
                <w:rFonts w:eastAsia="Arial" w:cstheme="minorHAnsi"/>
                <w:color w:val="000000"/>
                <w:sz w:val="24"/>
                <w:szCs w:val="24"/>
                <w:lang w:val="id" w:eastAsia="en-ID"/>
              </w:rPr>
              <w:t>Prosedur dan kebijakan operasional teknologi informasi harus ditetapkan sebagai acuan pelaksanaan operasional dan mempertimbangkan pengendalian risiko operasional TI, meliputi:</w:t>
            </w:r>
          </w:p>
          <w:p w14:paraId="3D4156C2" w14:textId="77777777" w:rsidR="00DC7CD3" w:rsidRPr="00781421" w:rsidRDefault="00DC7CD3" w:rsidP="00DC7CD3">
            <w:pPr>
              <w:pStyle w:val="ListParagraph"/>
              <w:widowControl w:val="0"/>
              <w:numPr>
                <w:ilvl w:val="3"/>
                <w:numId w:val="38"/>
              </w:numPr>
              <w:pBdr>
                <w:top w:val="nil"/>
                <w:left w:val="nil"/>
                <w:bottom w:val="nil"/>
                <w:right w:val="nil"/>
                <w:between w:val="nil"/>
              </w:pBdr>
              <w:tabs>
                <w:tab w:val="left" w:pos="2440"/>
              </w:tabs>
              <w:spacing w:before="120" w:after="0" w:line="360" w:lineRule="auto"/>
              <w:ind w:left="1164" w:hanging="283"/>
              <w:rPr>
                <w:rFonts w:eastAsia="Arial" w:cstheme="minorHAnsi"/>
                <w:sz w:val="24"/>
                <w:szCs w:val="24"/>
                <w:lang w:val="id" w:eastAsia="en-ID"/>
              </w:rPr>
            </w:pPr>
            <w:r w:rsidRPr="00781421">
              <w:rPr>
                <w:rFonts w:eastAsia="Arial" w:cstheme="minorHAnsi"/>
                <w:color w:val="000000"/>
                <w:sz w:val="24"/>
                <w:szCs w:val="24"/>
                <w:lang w:val="id" w:eastAsia="en-ID"/>
              </w:rPr>
              <w:t>Operasional perusahaan</w:t>
            </w:r>
          </w:p>
          <w:p w14:paraId="0EAA23F3" w14:textId="77777777" w:rsidR="00DC7CD3" w:rsidRPr="00781421" w:rsidRDefault="00DC7CD3" w:rsidP="00DC7CD3">
            <w:pPr>
              <w:widowControl w:val="0"/>
              <w:numPr>
                <w:ilvl w:val="3"/>
                <w:numId w:val="38"/>
              </w:numPr>
              <w:pBdr>
                <w:top w:val="nil"/>
                <w:left w:val="nil"/>
                <w:bottom w:val="nil"/>
                <w:right w:val="nil"/>
                <w:between w:val="nil"/>
              </w:pBdr>
              <w:tabs>
                <w:tab w:val="left" w:pos="2440"/>
              </w:tabs>
              <w:spacing w:before="158" w:after="0" w:line="360" w:lineRule="auto"/>
              <w:ind w:left="1164" w:hanging="283"/>
              <w:rPr>
                <w:rFonts w:eastAsia="Arial" w:cstheme="minorHAnsi"/>
                <w:sz w:val="24"/>
                <w:szCs w:val="24"/>
                <w:lang w:val="id" w:eastAsia="en-ID"/>
              </w:rPr>
            </w:pPr>
            <w:r w:rsidRPr="00781421">
              <w:rPr>
                <w:rFonts w:eastAsia="Arial" w:cstheme="minorHAnsi"/>
                <w:color w:val="000000"/>
                <w:sz w:val="24"/>
                <w:szCs w:val="24"/>
                <w:lang w:val="id" w:eastAsia="en-ID"/>
              </w:rPr>
              <w:t>Perencanaan dan manajemen kapasitas</w:t>
            </w:r>
          </w:p>
          <w:p w14:paraId="3031E217" w14:textId="77777777" w:rsidR="00DC7CD3" w:rsidRPr="002F65D2" w:rsidRDefault="00DC7CD3" w:rsidP="00916F0C">
            <w:pPr>
              <w:widowControl w:val="0"/>
              <w:numPr>
                <w:ilvl w:val="3"/>
                <w:numId w:val="38"/>
              </w:numPr>
              <w:pBdr>
                <w:top w:val="nil"/>
                <w:left w:val="nil"/>
                <w:bottom w:val="nil"/>
                <w:right w:val="nil"/>
                <w:between w:val="nil"/>
              </w:pBdr>
              <w:tabs>
                <w:tab w:val="left" w:pos="2440"/>
              </w:tabs>
              <w:spacing w:after="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Manajemen aset teknologi informasi</w:t>
            </w:r>
          </w:p>
          <w:p w14:paraId="04BB6AC5" w14:textId="77777777" w:rsidR="00DC7CD3" w:rsidRPr="00781421" w:rsidRDefault="00DC7CD3" w:rsidP="00DC7CD3">
            <w:pPr>
              <w:widowControl w:val="0"/>
              <w:numPr>
                <w:ilvl w:val="3"/>
                <w:numId w:val="38"/>
              </w:numPr>
              <w:pBdr>
                <w:top w:val="nil"/>
                <w:left w:val="nil"/>
                <w:bottom w:val="nil"/>
                <w:right w:val="nil"/>
                <w:between w:val="nil"/>
              </w:pBdr>
              <w:tabs>
                <w:tab w:val="left" w:pos="2440"/>
              </w:tabs>
              <w:spacing w:before="0" w:after="0" w:line="360" w:lineRule="auto"/>
              <w:ind w:left="1164" w:hanging="283"/>
              <w:rPr>
                <w:rFonts w:eastAsia="Arial" w:cstheme="minorHAnsi"/>
                <w:sz w:val="24"/>
                <w:szCs w:val="24"/>
                <w:lang w:val="id" w:eastAsia="en-ID"/>
              </w:rPr>
            </w:pPr>
            <w:r w:rsidRPr="00781421">
              <w:rPr>
                <w:rFonts w:eastAsia="Arial" w:cstheme="minorHAnsi"/>
                <w:i/>
                <w:color w:val="000000"/>
                <w:sz w:val="24"/>
                <w:szCs w:val="24"/>
                <w:lang w:val="id" w:eastAsia="en-ID"/>
              </w:rPr>
              <w:lastRenderedPageBreak/>
              <w:t xml:space="preserve">Disposal </w:t>
            </w:r>
            <w:r w:rsidRPr="00781421">
              <w:rPr>
                <w:rFonts w:eastAsia="Arial" w:cstheme="minorHAnsi"/>
                <w:color w:val="000000"/>
                <w:sz w:val="24"/>
                <w:szCs w:val="24"/>
                <w:lang w:val="id" w:eastAsia="en-ID"/>
              </w:rPr>
              <w:t>perangkat keras dan perangkat lunak</w:t>
            </w:r>
          </w:p>
          <w:p w14:paraId="24FBB5F3" w14:textId="77777777" w:rsidR="00DC7CD3" w:rsidRPr="00781421" w:rsidRDefault="00DC7CD3" w:rsidP="00916F0C">
            <w:pPr>
              <w:widowControl w:val="0"/>
              <w:numPr>
                <w:ilvl w:val="3"/>
                <w:numId w:val="38"/>
              </w:numPr>
              <w:pBdr>
                <w:top w:val="nil"/>
                <w:left w:val="nil"/>
                <w:bottom w:val="nil"/>
                <w:right w:val="nil"/>
                <w:between w:val="nil"/>
              </w:pBdr>
              <w:spacing w:before="158" w:after="40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Manajemen jaringan komunikasi</w:t>
            </w:r>
          </w:p>
          <w:p w14:paraId="6F39BA85" w14:textId="77777777" w:rsidR="00916F0C" w:rsidRDefault="00DC7CD3" w:rsidP="00916F0C">
            <w:pPr>
              <w:widowControl w:val="0"/>
              <w:numPr>
                <w:ilvl w:val="3"/>
                <w:numId w:val="38"/>
              </w:numPr>
              <w:pBdr>
                <w:top w:val="nil"/>
                <w:left w:val="nil"/>
                <w:bottom w:val="nil"/>
                <w:right w:val="nil"/>
                <w:between w:val="nil"/>
              </w:pBdr>
              <w:spacing w:before="240" w:after="12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Manajemen perubahan</w:t>
            </w:r>
          </w:p>
          <w:p w14:paraId="3FCD9A5A" w14:textId="325E85A4" w:rsidR="00DC7CD3" w:rsidRPr="00916F0C" w:rsidRDefault="00DC7CD3" w:rsidP="000165C2">
            <w:pPr>
              <w:widowControl w:val="0"/>
              <w:numPr>
                <w:ilvl w:val="3"/>
                <w:numId w:val="38"/>
              </w:numPr>
              <w:pBdr>
                <w:top w:val="nil"/>
                <w:left w:val="nil"/>
                <w:bottom w:val="nil"/>
                <w:right w:val="nil"/>
                <w:between w:val="nil"/>
              </w:pBdr>
              <w:spacing w:before="120" w:after="120" w:line="360" w:lineRule="auto"/>
              <w:ind w:left="1163" w:hanging="284"/>
              <w:rPr>
                <w:rFonts w:eastAsia="Arial" w:cstheme="minorHAnsi"/>
                <w:sz w:val="24"/>
                <w:szCs w:val="24"/>
                <w:lang w:val="id" w:eastAsia="en-ID"/>
              </w:rPr>
            </w:pPr>
            <w:r w:rsidRPr="00916F0C">
              <w:rPr>
                <w:rFonts w:eastAsia="Arial" w:cstheme="minorHAnsi"/>
                <w:i/>
                <w:color w:val="000000"/>
                <w:sz w:val="24"/>
                <w:szCs w:val="24"/>
                <w:lang w:val="id" w:eastAsia="en-ID"/>
              </w:rPr>
              <w:t xml:space="preserve">Backup </w:t>
            </w:r>
            <w:r w:rsidRPr="00916F0C">
              <w:rPr>
                <w:rFonts w:eastAsia="Arial" w:cstheme="minorHAnsi"/>
                <w:color w:val="000000"/>
                <w:sz w:val="24"/>
                <w:szCs w:val="24"/>
                <w:lang w:val="id" w:eastAsia="en-ID"/>
              </w:rPr>
              <w:t xml:space="preserve">dan </w:t>
            </w:r>
            <w:r w:rsidRPr="00916F0C">
              <w:rPr>
                <w:rFonts w:eastAsia="Arial" w:cstheme="minorHAnsi"/>
                <w:i/>
                <w:color w:val="000000"/>
                <w:sz w:val="24"/>
                <w:szCs w:val="24"/>
                <w:lang w:val="id" w:eastAsia="en-ID"/>
              </w:rPr>
              <w:t>restore</w:t>
            </w:r>
          </w:p>
        </w:tc>
        <w:tc>
          <w:tcPr>
            <w:tcW w:w="236" w:type="dxa"/>
          </w:tcPr>
          <w:p w14:paraId="4DA757F8" w14:textId="77777777" w:rsidR="00DC7CD3" w:rsidRPr="007B6EA1" w:rsidRDefault="00DC7CD3">
            <w:pPr>
              <w:spacing w:before="0" w:after="0" w:line="360" w:lineRule="auto"/>
              <w:rPr>
                <w:rFonts w:cstheme="minorHAnsi"/>
                <w:sz w:val="24"/>
                <w:szCs w:val="24"/>
                <w:lang w:val="en-US"/>
              </w:rPr>
            </w:pPr>
          </w:p>
        </w:tc>
        <w:tc>
          <w:tcPr>
            <w:tcW w:w="4560" w:type="dxa"/>
          </w:tcPr>
          <w:p w14:paraId="0FDC12C7" w14:textId="77777777" w:rsidR="00DC7CD3" w:rsidRPr="00DA157C" w:rsidRDefault="00DC7CD3">
            <w:pPr>
              <w:pStyle w:val="ListParagraph"/>
              <w:numPr>
                <w:ilvl w:val="0"/>
                <w:numId w:val="151"/>
              </w:numPr>
              <w:spacing w:before="120" w:after="120" w:line="360" w:lineRule="auto"/>
              <w:ind w:left="714" w:hanging="357"/>
              <w:contextualSpacing w:val="0"/>
              <w:rPr>
                <w:rFonts w:cstheme="minorHAnsi"/>
                <w:i/>
                <w:sz w:val="24"/>
                <w:szCs w:val="24"/>
                <w:lang w:val="en-US"/>
              </w:rPr>
            </w:pPr>
            <w:r w:rsidRPr="00070FB4">
              <w:rPr>
                <w:rFonts w:cstheme="minorHAnsi"/>
                <w:i/>
                <w:sz w:val="24"/>
                <w:szCs w:val="24"/>
                <w:lang w:val="en-US"/>
              </w:rPr>
              <w:t>Information technology operational procedures and policies must be established as a reference for operational implementation and considering IT operational risk control, including:</w:t>
            </w:r>
          </w:p>
          <w:p w14:paraId="08C91D42" w14:textId="77777777" w:rsidR="00DC7CD3" w:rsidRDefault="00DC7CD3">
            <w:pPr>
              <w:pStyle w:val="ListParagraph"/>
              <w:numPr>
                <w:ilvl w:val="0"/>
                <w:numId w:val="152"/>
              </w:numPr>
              <w:spacing w:before="0" w:after="0" w:line="360" w:lineRule="auto"/>
              <w:ind w:left="1037" w:hanging="357"/>
              <w:contextualSpacing w:val="0"/>
              <w:rPr>
                <w:rFonts w:cstheme="minorHAnsi"/>
                <w:i/>
                <w:sz w:val="24"/>
                <w:szCs w:val="24"/>
                <w:lang w:val="en-US"/>
              </w:rPr>
            </w:pPr>
            <w:r w:rsidRPr="00070FB4">
              <w:rPr>
                <w:rFonts w:cstheme="minorHAnsi"/>
                <w:i/>
                <w:sz w:val="24"/>
                <w:szCs w:val="24"/>
                <w:lang w:val="en-US"/>
              </w:rPr>
              <w:t>Company operations</w:t>
            </w:r>
          </w:p>
          <w:p w14:paraId="267432F6" w14:textId="77777777" w:rsidR="00DC7CD3" w:rsidRDefault="00DC7CD3">
            <w:pPr>
              <w:pStyle w:val="ListParagraph"/>
              <w:numPr>
                <w:ilvl w:val="0"/>
                <w:numId w:val="152"/>
              </w:numPr>
              <w:spacing w:before="120" w:after="0" w:line="360" w:lineRule="auto"/>
              <w:ind w:left="1037" w:hanging="357"/>
              <w:contextualSpacing w:val="0"/>
              <w:rPr>
                <w:rFonts w:cstheme="minorHAnsi"/>
                <w:i/>
                <w:sz w:val="24"/>
                <w:szCs w:val="24"/>
                <w:lang w:val="en-US"/>
              </w:rPr>
            </w:pPr>
            <w:r w:rsidRPr="00070FB4">
              <w:rPr>
                <w:rFonts w:cstheme="minorHAnsi"/>
                <w:i/>
                <w:sz w:val="24"/>
                <w:szCs w:val="24"/>
                <w:lang w:val="en-US"/>
              </w:rPr>
              <w:t>Capacity planning and management</w:t>
            </w:r>
          </w:p>
          <w:p w14:paraId="4D249114" w14:textId="2B01C91F" w:rsidR="00916F0C" w:rsidRPr="00402F5F" w:rsidRDefault="00DC7CD3" w:rsidP="00402F5F">
            <w:pPr>
              <w:pStyle w:val="ListParagraph"/>
              <w:numPr>
                <w:ilvl w:val="0"/>
                <w:numId w:val="152"/>
              </w:numPr>
              <w:spacing w:before="120" w:after="0" w:line="360" w:lineRule="auto"/>
              <w:ind w:left="1042"/>
              <w:rPr>
                <w:rFonts w:cstheme="minorHAnsi"/>
                <w:i/>
                <w:sz w:val="24"/>
                <w:szCs w:val="24"/>
                <w:lang w:val="en-US"/>
              </w:rPr>
            </w:pPr>
            <w:r w:rsidRPr="00070FB4">
              <w:rPr>
                <w:rFonts w:cstheme="minorHAnsi"/>
                <w:i/>
                <w:sz w:val="24"/>
                <w:szCs w:val="24"/>
                <w:lang w:val="en-US"/>
              </w:rPr>
              <w:t>Management of information technology assets</w:t>
            </w:r>
          </w:p>
          <w:p w14:paraId="2373D6F3" w14:textId="77777777" w:rsidR="00DC7CD3" w:rsidRDefault="00DC7CD3">
            <w:pPr>
              <w:pStyle w:val="ListParagraph"/>
              <w:numPr>
                <w:ilvl w:val="0"/>
                <w:numId w:val="152"/>
              </w:numPr>
              <w:spacing w:before="0" w:after="120" w:line="360" w:lineRule="auto"/>
              <w:ind w:left="1037" w:hanging="357"/>
              <w:contextualSpacing w:val="0"/>
              <w:rPr>
                <w:rFonts w:cstheme="minorHAnsi"/>
                <w:i/>
                <w:sz w:val="24"/>
                <w:szCs w:val="24"/>
                <w:lang w:val="en-US"/>
              </w:rPr>
            </w:pPr>
            <w:r w:rsidRPr="00070FB4">
              <w:rPr>
                <w:rFonts w:cstheme="minorHAnsi"/>
                <w:i/>
                <w:sz w:val="24"/>
                <w:szCs w:val="24"/>
                <w:lang w:val="en-US"/>
              </w:rPr>
              <w:lastRenderedPageBreak/>
              <w:t>Disposal of hardware and software</w:t>
            </w:r>
          </w:p>
          <w:p w14:paraId="2E09DFF3" w14:textId="77777777" w:rsidR="00DC7CD3" w:rsidRDefault="00DC7CD3">
            <w:pPr>
              <w:pStyle w:val="ListParagraph"/>
              <w:numPr>
                <w:ilvl w:val="0"/>
                <w:numId w:val="152"/>
              </w:numPr>
              <w:spacing w:before="120" w:after="0" w:line="360" w:lineRule="auto"/>
              <w:ind w:left="1042"/>
              <w:rPr>
                <w:rFonts w:cstheme="minorHAnsi"/>
                <w:i/>
                <w:sz w:val="24"/>
                <w:szCs w:val="24"/>
                <w:lang w:val="en-US"/>
              </w:rPr>
            </w:pPr>
            <w:r w:rsidRPr="00070FB4">
              <w:rPr>
                <w:rFonts w:cstheme="minorHAnsi"/>
                <w:i/>
                <w:sz w:val="24"/>
                <w:szCs w:val="24"/>
                <w:lang w:val="en-US"/>
              </w:rPr>
              <w:t>Communication network management</w:t>
            </w:r>
          </w:p>
          <w:p w14:paraId="69463FDE" w14:textId="77777777" w:rsidR="00916F0C" w:rsidRDefault="00DC7CD3">
            <w:pPr>
              <w:pStyle w:val="ListParagraph"/>
              <w:numPr>
                <w:ilvl w:val="0"/>
                <w:numId w:val="152"/>
              </w:numPr>
              <w:spacing w:before="0" w:after="120" w:line="360" w:lineRule="auto"/>
              <w:ind w:left="1037" w:hanging="357"/>
              <w:contextualSpacing w:val="0"/>
              <w:rPr>
                <w:rFonts w:cstheme="minorHAnsi"/>
                <w:i/>
                <w:sz w:val="24"/>
                <w:szCs w:val="24"/>
                <w:lang w:val="en-US"/>
              </w:rPr>
            </w:pPr>
            <w:r w:rsidRPr="00070FB4">
              <w:rPr>
                <w:rFonts w:cstheme="minorHAnsi"/>
                <w:i/>
                <w:sz w:val="24"/>
                <w:szCs w:val="24"/>
                <w:lang w:val="en-US"/>
              </w:rPr>
              <w:t>Change management</w:t>
            </w:r>
          </w:p>
          <w:p w14:paraId="27E6A6CD" w14:textId="2C26D857" w:rsidR="00DC7CD3" w:rsidRPr="00916F0C" w:rsidRDefault="00DC7CD3">
            <w:pPr>
              <w:pStyle w:val="ListParagraph"/>
              <w:numPr>
                <w:ilvl w:val="0"/>
                <w:numId w:val="152"/>
              </w:numPr>
              <w:spacing w:before="0" w:after="120" w:line="360" w:lineRule="auto"/>
              <w:ind w:left="1037" w:hanging="357"/>
              <w:contextualSpacing w:val="0"/>
              <w:rPr>
                <w:rFonts w:cstheme="minorHAnsi"/>
                <w:i/>
                <w:sz w:val="24"/>
                <w:szCs w:val="24"/>
                <w:lang w:val="en-US"/>
              </w:rPr>
            </w:pPr>
            <w:r w:rsidRPr="00916F0C">
              <w:rPr>
                <w:rFonts w:cstheme="minorHAnsi"/>
                <w:i/>
                <w:sz w:val="24"/>
                <w:szCs w:val="24"/>
                <w:lang w:val="en-US"/>
              </w:rPr>
              <w:t>Backup and restore</w:t>
            </w:r>
          </w:p>
        </w:tc>
      </w:tr>
    </w:tbl>
    <w:p w14:paraId="2CA6C378" w14:textId="77777777" w:rsidR="0052200D" w:rsidRPr="00781421" w:rsidRDefault="0052200D" w:rsidP="00070FB4">
      <w:pPr>
        <w:widowControl w:val="0"/>
        <w:pBdr>
          <w:top w:val="nil"/>
          <w:left w:val="nil"/>
          <w:bottom w:val="nil"/>
          <w:right w:val="nil"/>
          <w:between w:val="nil"/>
        </w:pBdr>
        <w:tabs>
          <w:tab w:val="left" w:pos="2440"/>
        </w:tabs>
        <w:spacing w:before="0" w:after="0" w:line="240" w:lineRule="auto"/>
        <w:rPr>
          <w:rFonts w:eastAsia="Arial" w:cstheme="minorHAnsi"/>
          <w:i/>
          <w:color w:val="000000"/>
          <w:sz w:val="24"/>
          <w:szCs w:val="24"/>
          <w:lang w:val="id" w:eastAsia="en-ID"/>
        </w:rPr>
      </w:pPr>
    </w:p>
    <w:p w14:paraId="14A5A6F7" w14:textId="26622263" w:rsidR="0052200D" w:rsidRDefault="0052200D">
      <w:pPr>
        <w:pStyle w:val="Heading3"/>
        <w:numPr>
          <w:ilvl w:val="1"/>
          <w:numId w:val="61"/>
        </w:numPr>
        <w:ind w:left="1276" w:hanging="709"/>
        <w:rPr>
          <w:rFonts w:asciiTheme="minorHAnsi" w:eastAsia="Arial" w:hAnsiTheme="minorHAnsi" w:cstheme="minorHAnsi"/>
          <w:b/>
          <w:bCs/>
          <w:color w:val="auto"/>
          <w:lang w:val="id" w:eastAsia="en-ID"/>
        </w:rPr>
      </w:pPr>
      <w:bookmarkStart w:id="44" w:name="_heading=h.3j2qqm3" w:colFirst="0" w:colLast="0"/>
      <w:bookmarkStart w:id="45" w:name="_Toc163097293"/>
      <w:bookmarkEnd w:id="44"/>
      <w:r w:rsidRPr="00781421">
        <w:rPr>
          <w:rFonts w:asciiTheme="minorHAnsi" w:eastAsia="Arial" w:hAnsiTheme="minorHAnsi" w:cstheme="minorHAnsi"/>
          <w:b/>
          <w:bCs/>
          <w:color w:val="auto"/>
          <w:lang w:val="id" w:eastAsia="en-ID"/>
        </w:rPr>
        <w:t>Pengendalian Komunikasi dan Network</w:t>
      </w:r>
      <w:r w:rsidR="00393DCC">
        <w:rPr>
          <w:rFonts w:asciiTheme="minorHAnsi" w:eastAsia="Arial" w:hAnsiTheme="minorHAnsi" w:cstheme="minorHAnsi"/>
          <w:b/>
          <w:bCs/>
          <w:color w:val="auto"/>
          <w:lang w:val="en-GB" w:eastAsia="en-ID"/>
        </w:rPr>
        <w:t>/</w:t>
      </w:r>
      <w:r w:rsidR="00393DCC" w:rsidRPr="00393DCC">
        <w:rPr>
          <w:rFonts w:asciiTheme="minorHAnsi" w:eastAsia="Arial" w:hAnsiTheme="minorHAnsi" w:cstheme="minorHAnsi"/>
          <w:b/>
          <w:bCs/>
          <w:i/>
          <w:iCs/>
          <w:color w:val="auto"/>
          <w:lang w:val="en-GB" w:eastAsia="en-ID"/>
        </w:rPr>
        <w:t>Communication and Network Control</w:t>
      </w:r>
      <w:bookmarkEnd w:id="4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965506" w:rsidRPr="007B6EA1" w14:paraId="693810FA" w14:textId="77777777" w:rsidTr="00645076">
        <w:trPr>
          <w:trHeight w:val="2667"/>
        </w:trPr>
        <w:tc>
          <w:tcPr>
            <w:tcW w:w="4560" w:type="dxa"/>
          </w:tcPr>
          <w:p w14:paraId="28B6C77F" w14:textId="4F868034" w:rsidR="00965506" w:rsidRPr="008E3BB6" w:rsidRDefault="008E3BB6" w:rsidP="008E3BB6">
            <w:pPr>
              <w:pStyle w:val="ListParagraph"/>
              <w:widowControl w:val="0"/>
              <w:numPr>
                <w:ilvl w:val="2"/>
                <w:numId w:val="24"/>
              </w:numPr>
              <w:pBdr>
                <w:top w:val="nil"/>
                <w:left w:val="nil"/>
                <w:bottom w:val="nil"/>
                <w:right w:val="nil"/>
                <w:between w:val="nil"/>
              </w:pBdr>
              <w:spacing w:before="157"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 xml:space="preserve">Pedoman komunikasi dan jaringan bertujuan untuk menyediakan jaringan komunikasi </w:t>
            </w:r>
            <w:r>
              <w:rPr>
                <w:rFonts w:eastAsia="Arial" w:cstheme="minorHAnsi"/>
                <w:color w:val="000000"/>
                <w:sz w:val="24"/>
                <w:szCs w:val="24"/>
                <w:lang w:val="id" w:eastAsia="en-ID"/>
              </w:rPr>
              <w:t>Perusahaan</w:t>
            </w:r>
            <w:r w:rsidRPr="00781421">
              <w:rPr>
                <w:rFonts w:eastAsia="Arial" w:cstheme="minorHAnsi"/>
                <w:color w:val="000000"/>
                <w:sz w:val="24"/>
                <w:szCs w:val="24"/>
                <w:lang w:val="id" w:eastAsia="en-ID"/>
              </w:rPr>
              <w:t xml:space="preserve"> yang memenuhi prinsip kerahasiaan, integritas dan ketersediaan.</w:t>
            </w:r>
          </w:p>
        </w:tc>
        <w:tc>
          <w:tcPr>
            <w:tcW w:w="236" w:type="dxa"/>
          </w:tcPr>
          <w:p w14:paraId="0710172D" w14:textId="77777777" w:rsidR="00965506" w:rsidRPr="007B6EA1" w:rsidRDefault="00965506">
            <w:pPr>
              <w:spacing w:before="0" w:after="0" w:line="360" w:lineRule="auto"/>
              <w:rPr>
                <w:rFonts w:cstheme="minorHAnsi"/>
                <w:sz w:val="24"/>
                <w:szCs w:val="24"/>
                <w:lang w:val="en-US"/>
              </w:rPr>
            </w:pPr>
          </w:p>
        </w:tc>
        <w:tc>
          <w:tcPr>
            <w:tcW w:w="4560" w:type="dxa"/>
          </w:tcPr>
          <w:p w14:paraId="0F55CA21" w14:textId="1168EE5A" w:rsidR="00800D94" w:rsidRPr="00800D94" w:rsidRDefault="00800D94">
            <w:pPr>
              <w:pStyle w:val="ListParagraph"/>
              <w:numPr>
                <w:ilvl w:val="0"/>
                <w:numId w:val="153"/>
              </w:numPr>
              <w:spacing w:before="120" w:after="380" w:line="360" w:lineRule="auto"/>
              <w:ind w:left="754" w:hanging="357"/>
              <w:rPr>
                <w:rFonts w:cstheme="minorHAnsi"/>
                <w:i/>
                <w:sz w:val="24"/>
                <w:szCs w:val="24"/>
                <w:lang w:val="en-US"/>
              </w:rPr>
            </w:pPr>
            <w:r w:rsidRPr="00800D94">
              <w:rPr>
                <w:rFonts w:cstheme="minorHAnsi"/>
                <w:i/>
                <w:sz w:val="24"/>
                <w:szCs w:val="24"/>
                <w:lang w:val="en-US"/>
              </w:rPr>
              <w:t>Communication and network guidelines aim to provide a Company communication network that meets the principles of confidentiality, integrity and availability.</w:t>
            </w:r>
          </w:p>
        </w:tc>
      </w:tr>
      <w:tr w:rsidR="00645076" w:rsidRPr="007B6EA1" w14:paraId="4444DBDD" w14:textId="77777777" w:rsidTr="00645076">
        <w:trPr>
          <w:trHeight w:val="1614"/>
        </w:trPr>
        <w:tc>
          <w:tcPr>
            <w:tcW w:w="4560" w:type="dxa"/>
          </w:tcPr>
          <w:p w14:paraId="22A144CF" w14:textId="77777777" w:rsidR="00645076" w:rsidRPr="00645076" w:rsidRDefault="00645076" w:rsidP="00645076">
            <w:pPr>
              <w:widowControl w:val="0"/>
              <w:numPr>
                <w:ilvl w:val="2"/>
                <w:numId w:val="24"/>
              </w:numPr>
              <w:pBdr>
                <w:top w:val="nil"/>
                <w:left w:val="nil"/>
                <w:bottom w:val="nil"/>
                <w:right w:val="nil"/>
                <w:between w:val="nil"/>
              </w:pBdr>
              <w:tabs>
                <w:tab w:val="left" w:pos="2268"/>
              </w:tabs>
              <w:spacing w:before="0"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Prosedur dan Kebijakan jaringan komunikasi harus ditetapkan sebagai acuan pelaksanaan operasional dan mempertimbangkan pengendalian risiko operasional TI dan risiko keamanan informasi meliputi:</w:t>
            </w:r>
          </w:p>
          <w:p w14:paraId="2A9E03AC" w14:textId="77777777" w:rsidR="00645076" w:rsidRDefault="00645076" w:rsidP="00645076">
            <w:pPr>
              <w:widowControl w:val="0"/>
              <w:pBdr>
                <w:top w:val="nil"/>
                <w:left w:val="nil"/>
                <w:bottom w:val="nil"/>
                <w:right w:val="nil"/>
                <w:between w:val="nil"/>
              </w:pBdr>
              <w:tabs>
                <w:tab w:val="left" w:pos="2268"/>
              </w:tabs>
              <w:spacing w:before="0" w:after="0" w:line="360" w:lineRule="auto"/>
              <w:ind w:left="881" w:right="95"/>
              <w:rPr>
                <w:rFonts w:eastAsia="Arial" w:cstheme="minorHAnsi"/>
                <w:sz w:val="24"/>
                <w:szCs w:val="24"/>
                <w:lang w:val="id" w:eastAsia="en-ID"/>
              </w:rPr>
            </w:pPr>
          </w:p>
          <w:p w14:paraId="38F6B9F4" w14:textId="77777777" w:rsidR="00645076" w:rsidRPr="00781421" w:rsidRDefault="00645076" w:rsidP="00645076">
            <w:pPr>
              <w:widowControl w:val="0"/>
              <w:pBdr>
                <w:top w:val="nil"/>
                <w:left w:val="nil"/>
                <w:bottom w:val="nil"/>
                <w:right w:val="nil"/>
                <w:between w:val="nil"/>
              </w:pBdr>
              <w:tabs>
                <w:tab w:val="left" w:pos="2268"/>
              </w:tabs>
              <w:spacing w:before="0" w:after="0" w:line="360" w:lineRule="auto"/>
              <w:ind w:right="95"/>
              <w:rPr>
                <w:rFonts w:eastAsia="Arial" w:cstheme="minorHAnsi"/>
                <w:sz w:val="24"/>
                <w:szCs w:val="24"/>
                <w:lang w:val="id" w:eastAsia="en-ID"/>
              </w:rPr>
            </w:pPr>
          </w:p>
          <w:p w14:paraId="16D824DF" w14:textId="706978B3" w:rsidR="00645076" w:rsidRPr="00781421" w:rsidRDefault="00645076" w:rsidP="00645076">
            <w:pPr>
              <w:widowControl w:val="0"/>
              <w:numPr>
                <w:ilvl w:val="3"/>
                <w:numId w:val="39"/>
              </w:numPr>
              <w:pBdr>
                <w:top w:val="nil"/>
                <w:left w:val="nil"/>
                <w:bottom w:val="nil"/>
                <w:right w:val="nil"/>
                <w:between w:val="nil"/>
              </w:pBdr>
              <w:spacing w:before="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 xml:space="preserve">Jaringan komunikasi, </w:t>
            </w:r>
            <w:r w:rsidRPr="00781421">
              <w:rPr>
                <w:rFonts w:eastAsia="Arial" w:cstheme="minorHAnsi"/>
                <w:color w:val="000000"/>
                <w:sz w:val="24"/>
                <w:szCs w:val="24"/>
                <w:lang w:val="id" w:eastAsia="en-ID"/>
              </w:rPr>
              <w:lastRenderedPageBreak/>
              <w:t>Pengelolaan Jaringan Komunikasi dan Jaringan Internet</w:t>
            </w:r>
          </w:p>
        </w:tc>
        <w:tc>
          <w:tcPr>
            <w:tcW w:w="236" w:type="dxa"/>
          </w:tcPr>
          <w:p w14:paraId="7D0B41C5" w14:textId="77777777" w:rsidR="00645076" w:rsidRPr="007B6EA1" w:rsidRDefault="00645076">
            <w:pPr>
              <w:spacing w:before="0" w:after="0" w:line="360" w:lineRule="auto"/>
              <w:rPr>
                <w:rFonts w:cstheme="minorHAnsi"/>
                <w:sz w:val="24"/>
                <w:szCs w:val="24"/>
                <w:lang w:val="en-US"/>
              </w:rPr>
            </w:pPr>
          </w:p>
        </w:tc>
        <w:tc>
          <w:tcPr>
            <w:tcW w:w="4560" w:type="dxa"/>
          </w:tcPr>
          <w:p w14:paraId="1662C231" w14:textId="3B6C5F24" w:rsidR="00645076" w:rsidRPr="00375752" w:rsidRDefault="00645076">
            <w:pPr>
              <w:pStyle w:val="ListParagraph"/>
              <w:numPr>
                <w:ilvl w:val="0"/>
                <w:numId w:val="153"/>
              </w:numPr>
              <w:spacing w:before="0" w:after="0" w:line="360" w:lineRule="auto"/>
              <w:ind w:left="754" w:hanging="357"/>
              <w:contextualSpacing w:val="0"/>
              <w:rPr>
                <w:rFonts w:cstheme="minorHAnsi"/>
                <w:i/>
                <w:sz w:val="24"/>
                <w:szCs w:val="24"/>
                <w:lang w:val="en-US"/>
              </w:rPr>
            </w:pPr>
            <w:r w:rsidRPr="00800D94">
              <w:rPr>
                <w:rFonts w:cstheme="minorHAnsi"/>
                <w:i/>
                <w:sz w:val="24"/>
                <w:szCs w:val="24"/>
                <w:lang w:val="en-US"/>
              </w:rPr>
              <w:t>Communication network procedures and policies must be established as a reference for operational implementation and taking into account IT operational risk control and information security risks including:</w:t>
            </w:r>
          </w:p>
          <w:p w14:paraId="65C07DDB" w14:textId="77777777" w:rsidR="00645076" w:rsidRDefault="00645076">
            <w:pPr>
              <w:pStyle w:val="ListParagraph"/>
              <w:numPr>
                <w:ilvl w:val="0"/>
                <w:numId w:val="154"/>
              </w:numPr>
              <w:spacing w:before="120" w:after="0" w:line="360" w:lineRule="auto"/>
              <w:ind w:left="1184" w:hanging="426"/>
              <w:rPr>
                <w:rFonts w:cstheme="minorHAnsi"/>
                <w:i/>
                <w:sz w:val="24"/>
                <w:szCs w:val="24"/>
                <w:lang w:val="en-US"/>
              </w:rPr>
            </w:pPr>
            <w:r w:rsidRPr="00800D94">
              <w:rPr>
                <w:rFonts w:cstheme="minorHAnsi"/>
                <w:i/>
                <w:sz w:val="24"/>
                <w:szCs w:val="24"/>
                <w:lang w:val="en-US"/>
              </w:rPr>
              <w:t>Communication network, Management of Communication Network and Internet Network</w:t>
            </w:r>
          </w:p>
          <w:p w14:paraId="33E71CB3" w14:textId="43910EFA" w:rsidR="00645076" w:rsidRPr="00800D94" w:rsidRDefault="00645076" w:rsidP="00645076">
            <w:pPr>
              <w:pStyle w:val="ListParagraph"/>
              <w:spacing w:before="0" w:after="0" w:line="360" w:lineRule="auto"/>
              <w:ind w:left="1184"/>
              <w:rPr>
                <w:rFonts w:cstheme="minorHAnsi"/>
                <w:i/>
                <w:sz w:val="24"/>
                <w:szCs w:val="24"/>
                <w:lang w:val="en-US"/>
              </w:rPr>
            </w:pPr>
          </w:p>
        </w:tc>
      </w:tr>
      <w:tr w:rsidR="00645076" w:rsidRPr="007B6EA1" w14:paraId="3E076ECE" w14:textId="77777777" w:rsidTr="00645076">
        <w:trPr>
          <w:trHeight w:val="3499"/>
        </w:trPr>
        <w:tc>
          <w:tcPr>
            <w:tcW w:w="4560" w:type="dxa"/>
          </w:tcPr>
          <w:p w14:paraId="32FE1E77" w14:textId="77777777" w:rsidR="00645076" w:rsidRPr="00781421" w:rsidRDefault="00645076" w:rsidP="00645076">
            <w:pPr>
              <w:widowControl w:val="0"/>
              <w:numPr>
                <w:ilvl w:val="3"/>
                <w:numId w:val="39"/>
              </w:numPr>
              <w:pBdr>
                <w:top w:val="nil"/>
                <w:left w:val="nil"/>
                <w:bottom w:val="nil"/>
                <w:right w:val="nil"/>
                <w:between w:val="nil"/>
              </w:pBdr>
              <w:spacing w:before="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 xml:space="preserve">Keamanan Jaringan, Pengelolaan perangkat pengamanan jaringan komunikasi maupun metode pengamanan jaringan komunikasi seperti </w:t>
            </w:r>
            <w:r w:rsidRPr="00781421">
              <w:rPr>
                <w:rFonts w:eastAsia="Arial" w:cstheme="minorHAnsi"/>
                <w:i/>
                <w:color w:val="000000"/>
                <w:sz w:val="24"/>
                <w:szCs w:val="24"/>
                <w:lang w:val="id" w:eastAsia="en-ID"/>
              </w:rPr>
              <w:t>firewall</w:t>
            </w:r>
            <w:r w:rsidRPr="00781421">
              <w:rPr>
                <w:rFonts w:eastAsia="Arial" w:cstheme="minorHAnsi"/>
                <w:color w:val="000000"/>
                <w:sz w:val="24"/>
                <w:szCs w:val="24"/>
                <w:lang w:val="id" w:eastAsia="en-ID"/>
              </w:rPr>
              <w:t xml:space="preserve">, </w:t>
            </w:r>
            <w:r w:rsidRPr="00781421">
              <w:rPr>
                <w:rFonts w:eastAsia="Arial" w:cstheme="minorHAnsi"/>
                <w:i/>
                <w:color w:val="000000"/>
                <w:sz w:val="24"/>
                <w:szCs w:val="24"/>
                <w:lang w:val="id" w:eastAsia="en-ID"/>
              </w:rPr>
              <w:t>encryption</w:t>
            </w:r>
            <w:r w:rsidRPr="00781421">
              <w:rPr>
                <w:rFonts w:eastAsia="Arial" w:cstheme="minorHAnsi"/>
                <w:color w:val="000000"/>
                <w:sz w:val="24"/>
                <w:szCs w:val="24"/>
                <w:lang w:val="id" w:eastAsia="en-ID"/>
              </w:rPr>
              <w:t>, dan pengamanan lainnya.</w:t>
            </w:r>
          </w:p>
        </w:tc>
        <w:tc>
          <w:tcPr>
            <w:tcW w:w="236" w:type="dxa"/>
          </w:tcPr>
          <w:p w14:paraId="59E395E4" w14:textId="77777777" w:rsidR="00645076" w:rsidRPr="007B6EA1" w:rsidRDefault="00645076">
            <w:pPr>
              <w:spacing w:before="0" w:after="0" w:line="360" w:lineRule="auto"/>
              <w:rPr>
                <w:rFonts w:cstheme="minorHAnsi"/>
                <w:sz w:val="24"/>
                <w:szCs w:val="24"/>
                <w:lang w:val="en-US"/>
              </w:rPr>
            </w:pPr>
          </w:p>
        </w:tc>
        <w:tc>
          <w:tcPr>
            <w:tcW w:w="4560" w:type="dxa"/>
          </w:tcPr>
          <w:p w14:paraId="0AFA43CB" w14:textId="77777777" w:rsidR="00645076" w:rsidRPr="00800D94" w:rsidRDefault="00645076">
            <w:pPr>
              <w:pStyle w:val="ListParagraph"/>
              <w:numPr>
                <w:ilvl w:val="0"/>
                <w:numId w:val="154"/>
              </w:numPr>
              <w:spacing w:before="0" w:after="0" w:line="360" w:lineRule="auto"/>
              <w:ind w:left="1184" w:hanging="426"/>
              <w:rPr>
                <w:rFonts w:cstheme="minorHAnsi"/>
                <w:i/>
                <w:sz w:val="24"/>
                <w:szCs w:val="24"/>
                <w:lang w:val="en-US"/>
              </w:rPr>
            </w:pPr>
            <w:r w:rsidRPr="00800D94">
              <w:rPr>
                <w:rFonts w:cstheme="minorHAnsi"/>
                <w:i/>
                <w:sz w:val="24"/>
                <w:szCs w:val="24"/>
                <w:lang w:val="en-US"/>
              </w:rPr>
              <w:t>Network Security, Management of communication network security devices and communication network security methods such as firewalls, encryption, and other safeguards.</w:t>
            </w:r>
          </w:p>
        </w:tc>
      </w:tr>
    </w:tbl>
    <w:p w14:paraId="62A70798" w14:textId="77777777" w:rsidR="0052200D" w:rsidRPr="00781421" w:rsidRDefault="0052200D" w:rsidP="000D63F1">
      <w:pPr>
        <w:widowControl w:val="0"/>
        <w:pBdr>
          <w:top w:val="nil"/>
          <w:left w:val="nil"/>
          <w:bottom w:val="nil"/>
          <w:right w:val="nil"/>
          <w:between w:val="nil"/>
        </w:pBdr>
        <w:tabs>
          <w:tab w:val="left" w:pos="2268"/>
        </w:tabs>
        <w:spacing w:before="0" w:after="0" w:line="240" w:lineRule="auto"/>
        <w:ind w:right="95"/>
        <w:rPr>
          <w:rFonts w:eastAsia="Arial" w:cstheme="minorHAnsi"/>
          <w:sz w:val="24"/>
          <w:szCs w:val="24"/>
          <w:lang w:val="id" w:eastAsia="en-ID"/>
        </w:rPr>
      </w:pPr>
    </w:p>
    <w:p w14:paraId="3CDB43E3" w14:textId="4884F363" w:rsidR="0052200D" w:rsidRDefault="0052200D">
      <w:pPr>
        <w:pStyle w:val="Heading3"/>
        <w:numPr>
          <w:ilvl w:val="1"/>
          <w:numId w:val="61"/>
        </w:numPr>
        <w:ind w:left="1276"/>
        <w:rPr>
          <w:rFonts w:asciiTheme="minorHAnsi" w:eastAsia="Arial" w:hAnsiTheme="minorHAnsi" w:cstheme="minorHAnsi"/>
          <w:b/>
          <w:bCs/>
          <w:color w:val="auto"/>
          <w:lang w:val="id" w:eastAsia="en-ID"/>
        </w:rPr>
      </w:pPr>
      <w:bookmarkStart w:id="46" w:name="_heading=h.1y810tw" w:colFirst="0" w:colLast="0"/>
      <w:bookmarkStart w:id="47" w:name="_Toc163097294"/>
      <w:bookmarkEnd w:id="46"/>
      <w:r w:rsidRPr="00781421">
        <w:rPr>
          <w:rFonts w:asciiTheme="minorHAnsi" w:eastAsia="Arial" w:hAnsiTheme="minorHAnsi" w:cstheme="minorHAnsi"/>
          <w:b/>
          <w:bCs/>
          <w:color w:val="auto"/>
          <w:lang w:val="id" w:eastAsia="en-ID"/>
        </w:rPr>
        <w:t>Pengendalian Keamanan Informasi</w:t>
      </w:r>
      <w:r w:rsidR="00393DCC">
        <w:rPr>
          <w:rFonts w:asciiTheme="minorHAnsi" w:eastAsia="Arial" w:hAnsiTheme="minorHAnsi" w:cstheme="minorHAnsi"/>
          <w:b/>
          <w:bCs/>
          <w:color w:val="auto"/>
          <w:lang w:val="en-GB" w:eastAsia="en-ID"/>
        </w:rPr>
        <w:t>/</w:t>
      </w:r>
      <w:r w:rsidR="00393DCC" w:rsidRPr="00393DCC">
        <w:rPr>
          <w:rFonts w:asciiTheme="minorHAnsi" w:eastAsia="Arial" w:hAnsiTheme="minorHAnsi" w:cstheme="minorHAnsi"/>
          <w:b/>
          <w:bCs/>
          <w:i/>
          <w:iCs/>
          <w:color w:val="auto"/>
          <w:lang w:val="en-GB" w:eastAsia="en-ID"/>
        </w:rPr>
        <w:t>Information Security Control</w:t>
      </w:r>
      <w:bookmarkEnd w:id="47"/>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70FB4" w:rsidRPr="007B6EA1" w14:paraId="359FF658" w14:textId="77777777" w:rsidTr="00F677A2">
        <w:trPr>
          <w:trHeight w:val="3187"/>
        </w:trPr>
        <w:tc>
          <w:tcPr>
            <w:tcW w:w="4560" w:type="dxa"/>
          </w:tcPr>
          <w:p w14:paraId="4072378A" w14:textId="6A400926" w:rsidR="00070FB4" w:rsidRPr="008E3BB6" w:rsidRDefault="008E3BB6" w:rsidP="008E3BB6">
            <w:pPr>
              <w:widowControl w:val="0"/>
              <w:numPr>
                <w:ilvl w:val="2"/>
                <w:numId w:val="40"/>
              </w:numPr>
              <w:pBdr>
                <w:top w:val="nil"/>
                <w:left w:val="nil"/>
                <w:bottom w:val="nil"/>
                <w:right w:val="nil"/>
                <w:between w:val="nil"/>
              </w:pBdr>
              <w:spacing w:before="162"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Panduan Keamanan Informasi dimaksudkan untuk memastikan manajemen informasi yang tepat dengan menerapkan kontrol keamanan secara konsisten dan memenuhi kriteria kerahasiaan, integritas, dan ketersediaan.</w:t>
            </w:r>
          </w:p>
        </w:tc>
        <w:tc>
          <w:tcPr>
            <w:tcW w:w="236" w:type="dxa"/>
          </w:tcPr>
          <w:p w14:paraId="78C98943" w14:textId="77777777" w:rsidR="00070FB4" w:rsidRPr="007B6EA1" w:rsidRDefault="00070FB4">
            <w:pPr>
              <w:spacing w:before="0" w:after="0" w:line="360" w:lineRule="auto"/>
              <w:rPr>
                <w:rFonts w:cstheme="minorHAnsi"/>
                <w:sz w:val="24"/>
                <w:szCs w:val="24"/>
                <w:lang w:val="en-US"/>
              </w:rPr>
            </w:pPr>
          </w:p>
        </w:tc>
        <w:tc>
          <w:tcPr>
            <w:tcW w:w="4560" w:type="dxa"/>
          </w:tcPr>
          <w:p w14:paraId="3F8D5244" w14:textId="176D223E" w:rsidR="00800D94" w:rsidRDefault="00800D94">
            <w:pPr>
              <w:pStyle w:val="ListParagraph"/>
              <w:numPr>
                <w:ilvl w:val="0"/>
                <w:numId w:val="155"/>
              </w:numPr>
              <w:spacing w:before="120" w:after="0" w:line="360" w:lineRule="auto"/>
              <w:ind w:left="758"/>
              <w:rPr>
                <w:rFonts w:cstheme="minorHAnsi"/>
                <w:i/>
                <w:sz w:val="24"/>
                <w:szCs w:val="24"/>
                <w:lang w:val="en-US"/>
              </w:rPr>
            </w:pPr>
            <w:r w:rsidRPr="00800D94">
              <w:rPr>
                <w:rFonts w:cstheme="minorHAnsi"/>
                <w:i/>
                <w:sz w:val="24"/>
                <w:szCs w:val="24"/>
                <w:lang w:val="en-US"/>
              </w:rPr>
              <w:t>The Information Security Guide is intended to ensure the proper management of information by consistently applying security controls and meeting confidentiality, integrity and availability criteria.</w:t>
            </w:r>
          </w:p>
          <w:p w14:paraId="66A3D143" w14:textId="088DCF27" w:rsidR="00800D94" w:rsidRPr="00323A85" w:rsidRDefault="00800D94" w:rsidP="00F32C39">
            <w:pPr>
              <w:pStyle w:val="ListParagraph"/>
              <w:spacing w:before="0" w:after="0" w:line="360" w:lineRule="auto"/>
              <w:ind w:left="1184"/>
              <w:rPr>
                <w:rFonts w:cstheme="minorHAnsi"/>
                <w:i/>
                <w:sz w:val="24"/>
                <w:szCs w:val="24"/>
                <w:lang w:val="en-US"/>
              </w:rPr>
            </w:pPr>
          </w:p>
        </w:tc>
      </w:tr>
      <w:tr w:rsidR="000D63F1" w:rsidRPr="007B6EA1" w14:paraId="3C231421" w14:textId="77777777" w:rsidTr="00F677A2">
        <w:trPr>
          <w:trHeight w:val="1560"/>
        </w:trPr>
        <w:tc>
          <w:tcPr>
            <w:tcW w:w="4560" w:type="dxa"/>
          </w:tcPr>
          <w:p w14:paraId="1C67BCF6" w14:textId="77777777" w:rsidR="000D63F1" w:rsidRDefault="000D63F1" w:rsidP="000D63F1">
            <w:pPr>
              <w:widowControl w:val="0"/>
              <w:numPr>
                <w:ilvl w:val="2"/>
                <w:numId w:val="40"/>
              </w:numPr>
              <w:pBdr>
                <w:top w:val="nil"/>
                <w:left w:val="nil"/>
                <w:bottom w:val="nil"/>
                <w:right w:val="nil"/>
                <w:between w:val="nil"/>
              </w:pBdr>
              <w:spacing w:before="0" w:after="0" w:line="360" w:lineRule="auto"/>
              <w:ind w:left="881" w:right="95" w:hanging="426"/>
              <w:rPr>
                <w:rFonts w:eastAsia="Arial" w:cstheme="minorHAnsi"/>
                <w:color w:val="000000"/>
                <w:sz w:val="24"/>
                <w:szCs w:val="24"/>
                <w:lang w:val="id" w:eastAsia="en-ID"/>
              </w:rPr>
            </w:pPr>
            <w:r w:rsidRPr="00781421">
              <w:rPr>
                <w:rFonts w:eastAsia="Arial" w:cstheme="minorHAnsi"/>
                <w:color w:val="000000"/>
                <w:sz w:val="24"/>
                <w:szCs w:val="24"/>
                <w:lang w:val="id" w:eastAsia="en-ID"/>
              </w:rPr>
              <w:t>Keamanan informasi dilaksanakan secara efektif dengan mempertimbangkan paling sedikit:</w:t>
            </w:r>
          </w:p>
          <w:p w14:paraId="03BB6665" w14:textId="77777777" w:rsidR="00332050" w:rsidRPr="00781421" w:rsidRDefault="00332050" w:rsidP="00332050">
            <w:pPr>
              <w:widowControl w:val="0"/>
              <w:pBdr>
                <w:top w:val="nil"/>
                <w:left w:val="nil"/>
                <w:bottom w:val="nil"/>
                <w:right w:val="nil"/>
                <w:between w:val="nil"/>
              </w:pBdr>
              <w:spacing w:before="0" w:after="0" w:line="360" w:lineRule="auto"/>
              <w:ind w:left="881" w:right="95"/>
              <w:rPr>
                <w:rFonts w:eastAsia="Arial" w:cstheme="minorHAnsi"/>
                <w:color w:val="000000"/>
                <w:sz w:val="24"/>
                <w:szCs w:val="24"/>
                <w:lang w:val="id" w:eastAsia="en-ID"/>
              </w:rPr>
            </w:pPr>
          </w:p>
          <w:p w14:paraId="52C8DC9E" w14:textId="77777777" w:rsidR="000D63F1" w:rsidRPr="00781421" w:rsidRDefault="000D63F1" w:rsidP="000D63F1">
            <w:pPr>
              <w:widowControl w:val="0"/>
              <w:numPr>
                <w:ilvl w:val="3"/>
                <w:numId w:val="41"/>
              </w:numPr>
              <w:pBdr>
                <w:top w:val="nil"/>
                <w:left w:val="nil"/>
                <w:bottom w:val="nil"/>
                <w:right w:val="nil"/>
                <w:between w:val="nil"/>
              </w:pBdr>
              <w:spacing w:before="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lastRenderedPageBreak/>
              <w:t>Keamanan informasi yang dimaksudkan untuk menjaga kerahasiaan, integritas, dan ketersediaan informasi yang dikelola secara efektif dan efisien dengan memperhatikan kepatuhan terhadap ketentuan;</w:t>
            </w:r>
          </w:p>
          <w:p w14:paraId="7EC47C86" w14:textId="77777777" w:rsidR="000D63F1" w:rsidRPr="00781421" w:rsidRDefault="000D63F1" w:rsidP="000D63F1">
            <w:pPr>
              <w:widowControl w:val="0"/>
              <w:numPr>
                <w:ilvl w:val="3"/>
                <w:numId w:val="41"/>
              </w:numPr>
              <w:pBdr>
                <w:top w:val="nil"/>
                <w:left w:val="nil"/>
                <w:bottom w:val="nil"/>
                <w:right w:val="nil"/>
                <w:between w:val="nil"/>
              </w:pBdr>
              <w:spacing w:before="12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Keamanan informasi dilakukan pada aspek teknologi, sumber daya manusia, dan proses dalam penggunaan Teknologi Informasi;</w:t>
            </w:r>
          </w:p>
          <w:p w14:paraId="52EA2CCB" w14:textId="77777777" w:rsidR="000D63F1" w:rsidRPr="00781421" w:rsidRDefault="000D63F1" w:rsidP="000D63F1">
            <w:pPr>
              <w:widowControl w:val="0"/>
              <w:numPr>
                <w:ilvl w:val="3"/>
                <w:numId w:val="41"/>
              </w:numPr>
              <w:pBdr>
                <w:top w:val="nil"/>
                <w:left w:val="nil"/>
                <w:bottom w:val="nil"/>
                <w:right w:val="nil"/>
                <w:between w:val="nil"/>
              </w:pBdr>
              <w:spacing w:before="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Keamanan informasi yang dilaksanakan didasarkan pada hasil penilaian risiko atas informasi yang dimiliki Perusahaan; dan</w:t>
            </w:r>
          </w:p>
          <w:p w14:paraId="7CC55B5B" w14:textId="77777777" w:rsidR="000D63F1" w:rsidRPr="00781421" w:rsidRDefault="000D63F1" w:rsidP="000D63F1">
            <w:pPr>
              <w:widowControl w:val="0"/>
              <w:numPr>
                <w:ilvl w:val="3"/>
                <w:numId w:val="41"/>
              </w:numPr>
              <w:pBdr>
                <w:top w:val="nil"/>
                <w:left w:val="nil"/>
                <w:bottom w:val="nil"/>
                <w:right w:val="nil"/>
                <w:between w:val="nil"/>
              </w:pBdr>
              <w:spacing w:before="120" w:after="0" w:line="360" w:lineRule="auto"/>
              <w:ind w:left="1164" w:right="95"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Ketersediaan manajemen penanganan insiden dalam keamanan informasi.</w:t>
            </w:r>
          </w:p>
          <w:p w14:paraId="3A4EBCAD" w14:textId="77777777" w:rsidR="000D63F1" w:rsidRPr="00781421" w:rsidRDefault="000D63F1" w:rsidP="000D63F1">
            <w:pPr>
              <w:pStyle w:val="ListParagraph"/>
              <w:widowControl w:val="0"/>
              <w:numPr>
                <w:ilvl w:val="2"/>
                <w:numId w:val="40"/>
              </w:numPr>
              <w:pBdr>
                <w:top w:val="nil"/>
                <w:left w:val="nil"/>
                <w:bottom w:val="nil"/>
                <w:right w:val="nil"/>
                <w:between w:val="nil"/>
              </w:pBdr>
              <w:tabs>
                <w:tab w:val="left" w:pos="2080"/>
              </w:tabs>
              <w:spacing w:before="120"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 xml:space="preserve">Ketentuan pengamanan informasi meliputi kebijakan dan prosedur harus ditetapkan sebagai acuan pelaksanaan operasional dan </w:t>
            </w:r>
            <w:r w:rsidRPr="00781421">
              <w:rPr>
                <w:rFonts w:eastAsia="Arial" w:cstheme="minorHAnsi"/>
                <w:color w:val="000000"/>
                <w:sz w:val="24"/>
                <w:szCs w:val="24"/>
                <w:lang w:val="id" w:eastAsia="en-ID"/>
              </w:rPr>
              <w:lastRenderedPageBreak/>
              <w:t>mempertimbangkan pengendalian risiko operasional dan risiko keamanan informasi meliputi:</w:t>
            </w:r>
          </w:p>
          <w:p w14:paraId="79A9142F"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20"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Manajemen Keamanan Informasi</w:t>
            </w:r>
          </w:p>
          <w:p w14:paraId="66783905"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Manajemen Aset</w:t>
            </w:r>
          </w:p>
          <w:p w14:paraId="2D306F07"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Klasifikasi Informasi</w:t>
            </w:r>
          </w:p>
          <w:p w14:paraId="36201CD6"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Pertukaran informasi</w:t>
            </w:r>
          </w:p>
          <w:p w14:paraId="08FF078D"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Manajemen Sumber Daya Manusia</w:t>
            </w:r>
          </w:p>
          <w:p w14:paraId="3AD15C7A" w14:textId="77777777" w:rsidR="000D63F1" w:rsidRPr="001743E4" w:rsidRDefault="000D63F1" w:rsidP="000D63F1">
            <w:pPr>
              <w:widowControl w:val="0"/>
              <w:numPr>
                <w:ilvl w:val="3"/>
                <w:numId w:val="42"/>
              </w:numPr>
              <w:pBdr>
                <w:top w:val="nil"/>
                <w:left w:val="nil"/>
                <w:bottom w:val="nil"/>
                <w:right w:val="nil"/>
                <w:between w:val="nil"/>
              </w:pBdr>
              <w:tabs>
                <w:tab w:val="left" w:pos="2410"/>
              </w:tabs>
              <w:spacing w:before="0" w:after="34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Manajemen Email</w:t>
            </w:r>
          </w:p>
          <w:p w14:paraId="0CD58D43" w14:textId="77777777" w:rsidR="000D63F1" w:rsidRPr="007B1288" w:rsidRDefault="000D63F1" w:rsidP="000D63F1">
            <w:pPr>
              <w:widowControl w:val="0"/>
              <w:numPr>
                <w:ilvl w:val="3"/>
                <w:numId w:val="42"/>
              </w:numPr>
              <w:pBdr>
                <w:top w:val="nil"/>
                <w:left w:val="nil"/>
                <w:bottom w:val="nil"/>
                <w:right w:val="nil"/>
                <w:between w:val="nil"/>
              </w:pBdr>
              <w:tabs>
                <w:tab w:val="left" w:pos="2410"/>
              </w:tabs>
              <w:spacing w:before="0" w:after="30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Akses logis dan manajemen fisik</w:t>
            </w:r>
          </w:p>
          <w:p w14:paraId="77990E1D"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0"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Menambahkan Pengguna</w:t>
            </w:r>
          </w:p>
          <w:p w14:paraId="45BF7961"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Penghapusan Pengguna</w:t>
            </w:r>
          </w:p>
          <w:p w14:paraId="5DA0480B"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Perubahan Pengguna</w:t>
            </w:r>
          </w:p>
          <w:p w14:paraId="68F8A49C"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7"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Manajemen Kata Sandi</w:t>
            </w:r>
          </w:p>
          <w:p w14:paraId="25CFF3FA"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Manajemen Akses Fisik</w:t>
            </w:r>
          </w:p>
          <w:p w14:paraId="35CF889A"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Tinjauan Log Akses</w:t>
            </w:r>
          </w:p>
          <w:p w14:paraId="0D33C299" w14:textId="77777777" w:rsidR="000D63F1" w:rsidRPr="00781421" w:rsidRDefault="000D63F1" w:rsidP="000D63F1">
            <w:pPr>
              <w:widowControl w:val="0"/>
              <w:numPr>
                <w:ilvl w:val="3"/>
                <w:numId w:val="42"/>
              </w:numPr>
              <w:pBdr>
                <w:top w:val="nil"/>
                <w:left w:val="nil"/>
                <w:bottom w:val="nil"/>
                <w:right w:val="nil"/>
                <w:between w:val="nil"/>
              </w:pBdr>
              <w:tabs>
                <w:tab w:val="left" w:pos="2410"/>
              </w:tabs>
              <w:spacing w:before="158" w:after="0" w:line="360" w:lineRule="auto"/>
              <w:ind w:left="1164" w:hanging="284"/>
              <w:rPr>
                <w:rFonts w:eastAsia="Arial" w:cstheme="minorHAnsi"/>
                <w:color w:val="000000"/>
                <w:sz w:val="24"/>
                <w:szCs w:val="24"/>
                <w:lang w:val="id" w:eastAsia="en-ID"/>
              </w:rPr>
            </w:pPr>
            <w:r w:rsidRPr="00781421">
              <w:rPr>
                <w:rFonts w:eastAsia="Arial" w:cstheme="minorHAnsi"/>
                <w:color w:val="000000"/>
                <w:sz w:val="24"/>
                <w:szCs w:val="24"/>
                <w:lang w:val="id" w:eastAsia="en-ID"/>
              </w:rPr>
              <w:t>Pembaruan anti-virus</w:t>
            </w:r>
          </w:p>
        </w:tc>
        <w:tc>
          <w:tcPr>
            <w:tcW w:w="236" w:type="dxa"/>
          </w:tcPr>
          <w:p w14:paraId="15BD2A7F" w14:textId="77777777" w:rsidR="000D63F1" w:rsidRPr="007B6EA1" w:rsidRDefault="000D63F1">
            <w:pPr>
              <w:spacing w:before="0" w:after="0" w:line="360" w:lineRule="auto"/>
              <w:rPr>
                <w:rFonts w:cstheme="minorHAnsi"/>
                <w:sz w:val="24"/>
                <w:szCs w:val="24"/>
                <w:lang w:val="en-US"/>
              </w:rPr>
            </w:pPr>
          </w:p>
        </w:tc>
        <w:tc>
          <w:tcPr>
            <w:tcW w:w="4560" w:type="dxa"/>
          </w:tcPr>
          <w:p w14:paraId="742CD7CB" w14:textId="77777777" w:rsidR="000D63F1" w:rsidRDefault="000D63F1">
            <w:pPr>
              <w:pStyle w:val="ListParagraph"/>
              <w:numPr>
                <w:ilvl w:val="0"/>
                <w:numId w:val="155"/>
              </w:numPr>
              <w:spacing w:before="0" w:after="0" w:line="360" w:lineRule="auto"/>
              <w:ind w:left="758"/>
              <w:contextualSpacing w:val="0"/>
              <w:rPr>
                <w:rFonts w:cstheme="minorHAnsi"/>
                <w:i/>
                <w:sz w:val="24"/>
                <w:szCs w:val="24"/>
                <w:lang w:val="en-US"/>
              </w:rPr>
            </w:pPr>
            <w:r w:rsidRPr="00800D94">
              <w:rPr>
                <w:rFonts w:cstheme="minorHAnsi"/>
                <w:i/>
                <w:sz w:val="24"/>
                <w:szCs w:val="24"/>
                <w:lang w:val="en-US"/>
              </w:rPr>
              <w:t>Information security is carried out effectively by considering at least:</w:t>
            </w:r>
          </w:p>
          <w:p w14:paraId="775F7B1B" w14:textId="77777777" w:rsidR="000D63F1" w:rsidRPr="00DA157C" w:rsidRDefault="000D63F1" w:rsidP="000D63F1">
            <w:pPr>
              <w:rPr>
                <w:rFonts w:cstheme="minorHAnsi"/>
                <w:i/>
                <w:sz w:val="24"/>
                <w:szCs w:val="24"/>
                <w:lang w:val="en-US"/>
              </w:rPr>
            </w:pPr>
          </w:p>
          <w:p w14:paraId="2502BE76" w14:textId="77777777" w:rsidR="000D63F1" w:rsidRDefault="000D63F1">
            <w:pPr>
              <w:pStyle w:val="ListParagraph"/>
              <w:numPr>
                <w:ilvl w:val="0"/>
                <w:numId w:val="156"/>
              </w:numPr>
              <w:spacing w:before="0" w:after="100" w:line="360" w:lineRule="auto"/>
              <w:ind w:left="1185" w:hanging="425"/>
              <w:contextualSpacing w:val="0"/>
              <w:rPr>
                <w:rFonts w:cstheme="minorHAnsi"/>
                <w:i/>
                <w:sz w:val="24"/>
                <w:szCs w:val="24"/>
                <w:lang w:val="en-US"/>
              </w:rPr>
            </w:pPr>
            <w:r w:rsidRPr="00800D94">
              <w:rPr>
                <w:rFonts w:cstheme="minorHAnsi"/>
                <w:i/>
                <w:sz w:val="24"/>
                <w:szCs w:val="24"/>
                <w:lang w:val="en-US"/>
              </w:rPr>
              <w:lastRenderedPageBreak/>
              <w:t>Information security which is intended to maintain the confidentiality, integrity, and availability of information that is managed effectively and efficiently by taking into account compliance with provisions;</w:t>
            </w:r>
          </w:p>
          <w:p w14:paraId="75516DE2" w14:textId="77777777" w:rsidR="000D63F1" w:rsidRDefault="000D63F1">
            <w:pPr>
              <w:pStyle w:val="ListParagraph"/>
              <w:numPr>
                <w:ilvl w:val="0"/>
                <w:numId w:val="156"/>
              </w:numPr>
              <w:spacing w:before="0" w:after="0" w:line="360" w:lineRule="auto"/>
              <w:ind w:left="1185" w:hanging="425"/>
              <w:contextualSpacing w:val="0"/>
              <w:rPr>
                <w:rFonts w:cstheme="minorHAnsi"/>
                <w:i/>
                <w:sz w:val="24"/>
                <w:szCs w:val="24"/>
                <w:lang w:val="en-US"/>
              </w:rPr>
            </w:pPr>
            <w:r w:rsidRPr="00800D94">
              <w:rPr>
                <w:rFonts w:cstheme="minorHAnsi"/>
                <w:i/>
                <w:sz w:val="24"/>
                <w:szCs w:val="24"/>
                <w:lang w:val="en-US"/>
              </w:rPr>
              <w:t>Information security is carried out on aspects of technology, human resources, and processes in the use of Information Technology;</w:t>
            </w:r>
          </w:p>
          <w:p w14:paraId="4FF18012" w14:textId="77777777" w:rsidR="000D63F1" w:rsidRDefault="000D63F1">
            <w:pPr>
              <w:pStyle w:val="ListParagraph"/>
              <w:numPr>
                <w:ilvl w:val="0"/>
                <w:numId w:val="156"/>
              </w:numPr>
              <w:spacing w:before="120" w:after="0" w:line="360" w:lineRule="auto"/>
              <w:ind w:left="1184" w:hanging="426"/>
              <w:rPr>
                <w:rFonts w:cstheme="minorHAnsi"/>
                <w:i/>
                <w:sz w:val="24"/>
                <w:szCs w:val="24"/>
                <w:lang w:val="en-US"/>
              </w:rPr>
            </w:pPr>
            <w:r w:rsidRPr="00800D94">
              <w:rPr>
                <w:rFonts w:cstheme="minorHAnsi"/>
                <w:i/>
                <w:sz w:val="24"/>
                <w:szCs w:val="24"/>
                <w:lang w:val="en-US"/>
              </w:rPr>
              <w:t>Information security is carried out based on the results of a risk assessment of the information held by the Company; And</w:t>
            </w:r>
          </w:p>
          <w:p w14:paraId="7ECB0DE0" w14:textId="77777777" w:rsidR="000D63F1" w:rsidRPr="00393DCC" w:rsidRDefault="000D63F1" w:rsidP="000D63F1">
            <w:pPr>
              <w:pStyle w:val="ListParagraph"/>
              <w:spacing w:before="120" w:after="0" w:line="360" w:lineRule="auto"/>
              <w:ind w:left="1184"/>
              <w:rPr>
                <w:rFonts w:cstheme="minorHAnsi"/>
                <w:i/>
                <w:sz w:val="24"/>
                <w:szCs w:val="24"/>
                <w:lang w:val="en-US"/>
              </w:rPr>
            </w:pPr>
          </w:p>
          <w:p w14:paraId="4EE03453" w14:textId="77777777" w:rsidR="000D63F1" w:rsidRPr="00800D94" w:rsidRDefault="000D63F1">
            <w:pPr>
              <w:pStyle w:val="ListParagraph"/>
              <w:numPr>
                <w:ilvl w:val="0"/>
                <w:numId w:val="156"/>
              </w:numPr>
              <w:spacing w:before="120" w:after="120" w:line="360" w:lineRule="auto"/>
              <w:ind w:left="1185" w:hanging="425"/>
              <w:contextualSpacing w:val="0"/>
              <w:rPr>
                <w:rFonts w:cstheme="minorHAnsi"/>
                <w:i/>
                <w:sz w:val="24"/>
                <w:szCs w:val="24"/>
                <w:lang w:val="en-US"/>
              </w:rPr>
            </w:pPr>
            <w:r w:rsidRPr="00800D94">
              <w:rPr>
                <w:rFonts w:cstheme="minorHAnsi"/>
                <w:i/>
                <w:sz w:val="24"/>
                <w:szCs w:val="24"/>
                <w:lang w:val="en-US"/>
              </w:rPr>
              <w:t>Availability of incident handling management in information security.</w:t>
            </w:r>
          </w:p>
          <w:p w14:paraId="0A442800" w14:textId="77777777" w:rsidR="000D63F1" w:rsidRDefault="000D63F1">
            <w:pPr>
              <w:pStyle w:val="ListParagraph"/>
              <w:numPr>
                <w:ilvl w:val="0"/>
                <w:numId w:val="155"/>
              </w:numPr>
              <w:spacing w:before="0" w:after="120" w:line="360" w:lineRule="auto"/>
              <w:ind w:left="754" w:hanging="357"/>
              <w:contextualSpacing w:val="0"/>
              <w:rPr>
                <w:rFonts w:cstheme="minorHAnsi"/>
                <w:i/>
                <w:sz w:val="24"/>
                <w:szCs w:val="24"/>
                <w:lang w:val="en-US"/>
              </w:rPr>
            </w:pPr>
            <w:r w:rsidRPr="00800D94">
              <w:rPr>
                <w:rFonts w:cstheme="minorHAnsi"/>
                <w:i/>
                <w:sz w:val="24"/>
                <w:szCs w:val="24"/>
                <w:lang w:val="en-US"/>
              </w:rPr>
              <w:t xml:space="preserve">Information security provisions covering policies and procedures must be established as a reference for operational implementation and </w:t>
            </w:r>
            <w:r w:rsidRPr="00800D94">
              <w:rPr>
                <w:rFonts w:cstheme="minorHAnsi"/>
                <w:i/>
                <w:sz w:val="24"/>
                <w:szCs w:val="24"/>
                <w:lang w:val="en-US"/>
              </w:rPr>
              <w:lastRenderedPageBreak/>
              <w:t>taking into account operational risk control and information security risks including:</w:t>
            </w:r>
          </w:p>
          <w:p w14:paraId="73BF454A" w14:textId="77777777" w:rsidR="000D63F1" w:rsidRDefault="000D63F1">
            <w:pPr>
              <w:pStyle w:val="ListParagraph"/>
              <w:numPr>
                <w:ilvl w:val="0"/>
                <w:numId w:val="168"/>
              </w:numPr>
              <w:spacing w:before="0" w:after="120" w:line="360" w:lineRule="auto"/>
              <w:ind w:left="1190" w:hanging="426"/>
              <w:contextualSpacing w:val="0"/>
              <w:rPr>
                <w:rFonts w:cstheme="minorHAnsi"/>
                <w:i/>
                <w:sz w:val="24"/>
                <w:szCs w:val="24"/>
                <w:lang w:val="en-US"/>
              </w:rPr>
            </w:pPr>
            <w:r w:rsidRPr="00800D94">
              <w:rPr>
                <w:rFonts w:cstheme="minorHAnsi"/>
                <w:i/>
                <w:sz w:val="24"/>
                <w:szCs w:val="24"/>
                <w:lang w:val="en-US"/>
              </w:rPr>
              <w:t>Information Security Management</w:t>
            </w:r>
          </w:p>
          <w:p w14:paraId="0BD2180E" w14:textId="77777777" w:rsidR="000D63F1" w:rsidRDefault="000D63F1">
            <w:pPr>
              <w:pStyle w:val="ListParagraph"/>
              <w:numPr>
                <w:ilvl w:val="0"/>
                <w:numId w:val="168"/>
              </w:numPr>
              <w:spacing w:before="0" w:after="240" w:line="360" w:lineRule="auto"/>
              <w:ind w:left="1185" w:hanging="425"/>
              <w:contextualSpacing w:val="0"/>
              <w:rPr>
                <w:rFonts w:cstheme="minorHAnsi"/>
                <w:i/>
                <w:sz w:val="24"/>
                <w:szCs w:val="24"/>
                <w:lang w:val="en-US"/>
              </w:rPr>
            </w:pPr>
            <w:r w:rsidRPr="00800D94">
              <w:rPr>
                <w:rFonts w:cstheme="minorHAnsi"/>
                <w:i/>
                <w:sz w:val="24"/>
                <w:szCs w:val="24"/>
                <w:lang w:val="en-US"/>
              </w:rPr>
              <w:t xml:space="preserve"> Asset Management</w:t>
            </w:r>
          </w:p>
          <w:p w14:paraId="15F1816B" w14:textId="77777777" w:rsidR="000D63F1" w:rsidRDefault="000D63F1">
            <w:pPr>
              <w:pStyle w:val="ListParagraph"/>
              <w:numPr>
                <w:ilvl w:val="0"/>
                <w:numId w:val="168"/>
              </w:numPr>
              <w:spacing w:before="0" w:after="120" w:line="360" w:lineRule="auto"/>
              <w:ind w:left="1185" w:hanging="425"/>
              <w:contextualSpacing w:val="0"/>
              <w:rPr>
                <w:rFonts w:cstheme="minorHAnsi"/>
                <w:i/>
                <w:sz w:val="24"/>
                <w:szCs w:val="24"/>
                <w:lang w:val="en-US"/>
              </w:rPr>
            </w:pPr>
            <w:r w:rsidRPr="00800D94">
              <w:rPr>
                <w:rFonts w:cstheme="minorHAnsi"/>
                <w:i/>
                <w:sz w:val="24"/>
                <w:szCs w:val="24"/>
                <w:lang w:val="en-US"/>
              </w:rPr>
              <w:t>Classification of Information</w:t>
            </w:r>
          </w:p>
          <w:p w14:paraId="6CFE9F6A" w14:textId="77777777" w:rsidR="000D63F1" w:rsidRDefault="000D63F1">
            <w:pPr>
              <w:pStyle w:val="ListParagraph"/>
              <w:numPr>
                <w:ilvl w:val="0"/>
                <w:numId w:val="168"/>
              </w:numPr>
              <w:spacing w:before="0" w:after="120" w:line="360" w:lineRule="auto"/>
              <w:ind w:left="1185" w:hanging="425"/>
              <w:contextualSpacing w:val="0"/>
              <w:rPr>
                <w:rFonts w:cstheme="minorHAnsi"/>
                <w:i/>
                <w:sz w:val="24"/>
                <w:szCs w:val="24"/>
                <w:lang w:val="en-US"/>
              </w:rPr>
            </w:pPr>
            <w:r w:rsidRPr="00800D94">
              <w:rPr>
                <w:rFonts w:cstheme="minorHAnsi"/>
                <w:i/>
                <w:sz w:val="24"/>
                <w:szCs w:val="24"/>
                <w:lang w:val="en-US"/>
              </w:rPr>
              <w:t>Exchange of information</w:t>
            </w:r>
          </w:p>
          <w:p w14:paraId="7F369286" w14:textId="77777777" w:rsidR="000D63F1" w:rsidRDefault="000D63F1">
            <w:pPr>
              <w:pStyle w:val="ListParagraph"/>
              <w:numPr>
                <w:ilvl w:val="0"/>
                <w:numId w:val="168"/>
              </w:numPr>
              <w:spacing w:before="0" w:after="0" w:line="360" w:lineRule="auto"/>
              <w:ind w:left="1184" w:hanging="426"/>
              <w:rPr>
                <w:rFonts w:cstheme="minorHAnsi"/>
                <w:i/>
                <w:sz w:val="24"/>
                <w:szCs w:val="24"/>
                <w:lang w:val="en-US"/>
              </w:rPr>
            </w:pPr>
            <w:r w:rsidRPr="00800D94">
              <w:rPr>
                <w:rFonts w:cstheme="minorHAnsi"/>
                <w:i/>
                <w:sz w:val="24"/>
                <w:szCs w:val="24"/>
                <w:lang w:val="en-US"/>
              </w:rPr>
              <w:t>Human Resource Management</w:t>
            </w:r>
          </w:p>
          <w:p w14:paraId="6BA029F8" w14:textId="77777777" w:rsidR="000D63F1" w:rsidRPr="00800D94" w:rsidRDefault="000D63F1" w:rsidP="000D63F1">
            <w:pPr>
              <w:pStyle w:val="ListParagraph"/>
              <w:spacing w:before="0" w:after="120" w:line="360" w:lineRule="auto"/>
              <w:ind w:left="1185"/>
              <w:contextualSpacing w:val="0"/>
              <w:rPr>
                <w:rFonts w:cstheme="minorHAnsi"/>
                <w:i/>
                <w:sz w:val="24"/>
                <w:szCs w:val="24"/>
                <w:lang w:val="en-US"/>
              </w:rPr>
            </w:pPr>
          </w:p>
          <w:p w14:paraId="7A7702B4" w14:textId="77777777" w:rsidR="000D63F1" w:rsidRPr="00323A85" w:rsidRDefault="000D63F1">
            <w:pPr>
              <w:pStyle w:val="ListParagraph"/>
              <w:numPr>
                <w:ilvl w:val="0"/>
                <w:numId w:val="168"/>
              </w:numPr>
              <w:spacing w:before="0" w:after="240" w:line="360" w:lineRule="auto"/>
              <w:ind w:left="1179" w:hanging="357"/>
              <w:contextualSpacing w:val="0"/>
              <w:rPr>
                <w:rFonts w:cstheme="minorHAnsi"/>
                <w:i/>
                <w:sz w:val="24"/>
                <w:szCs w:val="24"/>
                <w:lang w:val="en-US"/>
              </w:rPr>
            </w:pPr>
            <w:r w:rsidRPr="00800D94">
              <w:rPr>
                <w:rFonts w:cstheme="minorHAnsi"/>
                <w:i/>
                <w:sz w:val="24"/>
                <w:szCs w:val="24"/>
                <w:lang w:val="en-US"/>
              </w:rPr>
              <w:t>Email Management</w:t>
            </w:r>
          </w:p>
          <w:p w14:paraId="42AFBE15" w14:textId="77777777" w:rsidR="000D63F1" w:rsidRDefault="000D63F1">
            <w:pPr>
              <w:pStyle w:val="ListParagraph"/>
              <w:numPr>
                <w:ilvl w:val="0"/>
                <w:numId w:val="168"/>
              </w:numPr>
              <w:spacing w:before="0" w:after="0" w:line="360" w:lineRule="auto"/>
              <w:ind w:left="1184"/>
              <w:rPr>
                <w:rFonts w:cstheme="minorHAnsi"/>
                <w:i/>
                <w:sz w:val="24"/>
                <w:szCs w:val="24"/>
                <w:lang w:val="en-US"/>
              </w:rPr>
            </w:pPr>
            <w:r w:rsidRPr="00323A85">
              <w:rPr>
                <w:rFonts w:cstheme="minorHAnsi"/>
                <w:i/>
                <w:sz w:val="24"/>
                <w:szCs w:val="24"/>
                <w:lang w:val="en-US"/>
              </w:rPr>
              <w:t>Logical access and physical management</w:t>
            </w:r>
          </w:p>
          <w:p w14:paraId="6B1C0DDC" w14:textId="77777777" w:rsidR="000D63F1" w:rsidRDefault="000D63F1">
            <w:pPr>
              <w:pStyle w:val="ListParagraph"/>
              <w:numPr>
                <w:ilvl w:val="0"/>
                <w:numId w:val="168"/>
              </w:numPr>
              <w:spacing w:before="0" w:after="120" w:line="360" w:lineRule="auto"/>
              <w:ind w:left="1179" w:hanging="357"/>
              <w:contextualSpacing w:val="0"/>
              <w:rPr>
                <w:rFonts w:cstheme="minorHAnsi"/>
                <w:i/>
                <w:sz w:val="24"/>
                <w:szCs w:val="24"/>
                <w:lang w:val="en-US"/>
              </w:rPr>
            </w:pPr>
            <w:r w:rsidRPr="00323A85">
              <w:rPr>
                <w:rFonts w:cstheme="minorHAnsi"/>
                <w:i/>
                <w:sz w:val="24"/>
                <w:szCs w:val="24"/>
                <w:lang w:val="en-US"/>
              </w:rPr>
              <w:t>Adding Users</w:t>
            </w:r>
          </w:p>
          <w:p w14:paraId="2E4C8FC8" w14:textId="77777777" w:rsidR="000D63F1" w:rsidRDefault="000D63F1">
            <w:pPr>
              <w:pStyle w:val="ListParagraph"/>
              <w:numPr>
                <w:ilvl w:val="0"/>
                <w:numId w:val="168"/>
              </w:numPr>
              <w:spacing w:before="0" w:after="120" w:line="360" w:lineRule="auto"/>
              <w:ind w:left="1179" w:hanging="357"/>
              <w:contextualSpacing w:val="0"/>
              <w:rPr>
                <w:rFonts w:cstheme="minorHAnsi"/>
                <w:i/>
                <w:sz w:val="24"/>
                <w:szCs w:val="24"/>
                <w:lang w:val="en-US"/>
              </w:rPr>
            </w:pPr>
            <w:r w:rsidRPr="00323A85">
              <w:rPr>
                <w:rFonts w:cstheme="minorHAnsi"/>
                <w:i/>
                <w:sz w:val="24"/>
                <w:szCs w:val="24"/>
                <w:lang w:val="en-US"/>
              </w:rPr>
              <w:t>User Deletion</w:t>
            </w:r>
          </w:p>
          <w:p w14:paraId="4A34C3FF" w14:textId="77777777" w:rsidR="000D63F1" w:rsidRDefault="000D63F1">
            <w:pPr>
              <w:pStyle w:val="ListParagraph"/>
              <w:numPr>
                <w:ilvl w:val="0"/>
                <w:numId w:val="168"/>
              </w:numPr>
              <w:spacing w:before="0" w:after="160" w:line="360" w:lineRule="auto"/>
              <w:ind w:left="1179" w:hanging="357"/>
              <w:contextualSpacing w:val="0"/>
              <w:rPr>
                <w:rFonts w:cstheme="minorHAnsi"/>
                <w:i/>
                <w:sz w:val="24"/>
                <w:szCs w:val="24"/>
                <w:lang w:val="en-US"/>
              </w:rPr>
            </w:pPr>
            <w:r w:rsidRPr="00323A85">
              <w:rPr>
                <w:rFonts w:cstheme="minorHAnsi"/>
                <w:i/>
                <w:sz w:val="24"/>
                <w:szCs w:val="24"/>
                <w:lang w:val="en-US"/>
              </w:rPr>
              <w:t>User Change</w:t>
            </w:r>
          </w:p>
          <w:p w14:paraId="654FED65" w14:textId="77777777" w:rsidR="000D63F1" w:rsidRDefault="000D63F1">
            <w:pPr>
              <w:pStyle w:val="ListParagraph"/>
              <w:numPr>
                <w:ilvl w:val="0"/>
                <w:numId w:val="168"/>
              </w:numPr>
              <w:spacing w:before="0" w:after="200" w:line="360" w:lineRule="auto"/>
              <w:ind w:left="1179" w:hanging="357"/>
              <w:contextualSpacing w:val="0"/>
              <w:rPr>
                <w:rFonts w:cstheme="minorHAnsi"/>
                <w:i/>
                <w:sz w:val="24"/>
                <w:szCs w:val="24"/>
                <w:lang w:val="en-US"/>
              </w:rPr>
            </w:pPr>
            <w:r w:rsidRPr="00323A85">
              <w:rPr>
                <w:rFonts w:cstheme="minorHAnsi"/>
                <w:i/>
                <w:sz w:val="24"/>
                <w:szCs w:val="24"/>
                <w:lang w:val="en-US"/>
              </w:rPr>
              <w:t>Password Management</w:t>
            </w:r>
          </w:p>
          <w:p w14:paraId="46531AC6" w14:textId="77777777" w:rsidR="000D63F1" w:rsidRDefault="000D63F1">
            <w:pPr>
              <w:pStyle w:val="ListParagraph"/>
              <w:numPr>
                <w:ilvl w:val="0"/>
                <w:numId w:val="168"/>
              </w:numPr>
              <w:spacing w:before="0" w:after="120" w:line="360" w:lineRule="auto"/>
              <w:ind w:left="1179" w:hanging="357"/>
              <w:contextualSpacing w:val="0"/>
              <w:rPr>
                <w:rFonts w:cstheme="minorHAnsi"/>
                <w:i/>
                <w:sz w:val="24"/>
                <w:szCs w:val="24"/>
                <w:lang w:val="en-US"/>
              </w:rPr>
            </w:pPr>
            <w:r w:rsidRPr="00323A85">
              <w:rPr>
                <w:rFonts w:cstheme="minorHAnsi"/>
                <w:i/>
                <w:sz w:val="24"/>
                <w:szCs w:val="24"/>
                <w:lang w:val="en-US"/>
              </w:rPr>
              <w:t>Physical Access Management</w:t>
            </w:r>
          </w:p>
          <w:p w14:paraId="7D370B06" w14:textId="77777777" w:rsidR="000D63F1" w:rsidRDefault="000D63F1">
            <w:pPr>
              <w:pStyle w:val="ListParagraph"/>
              <w:numPr>
                <w:ilvl w:val="0"/>
                <w:numId w:val="168"/>
              </w:numPr>
              <w:spacing w:before="0" w:after="160" w:line="360" w:lineRule="auto"/>
              <w:ind w:left="1179" w:hanging="357"/>
              <w:contextualSpacing w:val="0"/>
              <w:rPr>
                <w:rFonts w:cstheme="minorHAnsi"/>
                <w:i/>
                <w:sz w:val="24"/>
                <w:szCs w:val="24"/>
                <w:lang w:val="en-US"/>
              </w:rPr>
            </w:pPr>
            <w:r w:rsidRPr="00323A85">
              <w:rPr>
                <w:rFonts w:cstheme="minorHAnsi"/>
                <w:i/>
                <w:sz w:val="24"/>
                <w:szCs w:val="24"/>
                <w:lang w:val="en-US"/>
              </w:rPr>
              <w:t>Access Log Review</w:t>
            </w:r>
          </w:p>
          <w:p w14:paraId="1514057C" w14:textId="77777777" w:rsidR="000D63F1" w:rsidRPr="00800D94" w:rsidRDefault="000D63F1">
            <w:pPr>
              <w:pStyle w:val="ListParagraph"/>
              <w:numPr>
                <w:ilvl w:val="0"/>
                <w:numId w:val="168"/>
              </w:numPr>
              <w:spacing w:before="0" w:after="0" w:line="360" w:lineRule="auto"/>
              <w:ind w:left="1184"/>
              <w:rPr>
                <w:rFonts w:cstheme="minorHAnsi"/>
                <w:i/>
                <w:sz w:val="24"/>
                <w:szCs w:val="24"/>
                <w:lang w:val="en-US"/>
              </w:rPr>
            </w:pPr>
            <w:r w:rsidRPr="00323A85">
              <w:rPr>
                <w:rFonts w:cstheme="minorHAnsi"/>
                <w:i/>
                <w:sz w:val="24"/>
                <w:szCs w:val="24"/>
                <w:lang w:val="en-US"/>
              </w:rPr>
              <w:t>Anti-virus update</w:t>
            </w:r>
          </w:p>
        </w:tc>
      </w:tr>
    </w:tbl>
    <w:p w14:paraId="7835CA16" w14:textId="5D619776" w:rsidR="0052200D" w:rsidRPr="000D63F1" w:rsidRDefault="0052200D" w:rsidP="00332050">
      <w:pPr>
        <w:pStyle w:val="Heading3"/>
        <w:numPr>
          <w:ilvl w:val="1"/>
          <w:numId w:val="61"/>
        </w:numPr>
        <w:rPr>
          <w:rFonts w:asciiTheme="minorHAnsi" w:eastAsia="Arial" w:hAnsiTheme="minorHAnsi" w:cstheme="minorHAnsi"/>
          <w:b/>
          <w:bCs/>
          <w:i/>
          <w:iCs/>
          <w:color w:val="auto"/>
          <w:lang w:val="id" w:eastAsia="en-ID"/>
        </w:rPr>
      </w:pPr>
      <w:bookmarkStart w:id="48" w:name="_heading=h.4i7ojhp" w:colFirst="0" w:colLast="0"/>
      <w:bookmarkStart w:id="49" w:name="_Toc163097295"/>
      <w:bookmarkEnd w:id="48"/>
      <w:r w:rsidRPr="00781421">
        <w:rPr>
          <w:rFonts w:asciiTheme="minorHAnsi" w:eastAsia="Arial" w:hAnsiTheme="minorHAnsi" w:cstheme="minorHAnsi"/>
          <w:b/>
          <w:bCs/>
          <w:color w:val="auto"/>
          <w:lang w:val="id" w:eastAsia="en-ID"/>
        </w:rPr>
        <w:lastRenderedPageBreak/>
        <w:t>Rencana Pemulihan Bencana</w:t>
      </w:r>
      <w:r w:rsidR="000D63F1">
        <w:rPr>
          <w:rFonts w:asciiTheme="minorHAnsi" w:eastAsia="Arial" w:hAnsiTheme="minorHAnsi" w:cstheme="minorHAnsi"/>
          <w:b/>
          <w:bCs/>
          <w:color w:val="auto"/>
          <w:lang w:val="en-GB" w:eastAsia="en-ID"/>
        </w:rPr>
        <w:t>/</w:t>
      </w:r>
      <w:r w:rsidR="000D63F1" w:rsidRPr="000D63F1">
        <w:rPr>
          <w:rFonts w:asciiTheme="minorHAnsi" w:eastAsia="Arial" w:hAnsiTheme="minorHAnsi" w:cstheme="minorHAnsi"/>
          <w:b/>
          <w:bCs/>
          <w:i/>
          <w:iCs/>
          <w:color w:val="auto"/>
          <w:lang w:val="en-GB" w:eastAsia="en-ID"/>
        </w:rPr>
        <w:t>Disaster Recovery Plan</w:t>
      </w:r>
      <w:bookmarkEnd w:id="49"/>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70FB4" w:rsidRPr="007B6EA1" w14:paraId="7F076993" w14:textId="77777777">
        <w:tc>
          <w:tcPr>
            <w:tcW w:w="4560" w:type="dxa"/>
          </w:tcPr>
          <w:p w14:paraId="76BD862C" w14:textId="77777777" w:rsidR="008E3BB6" w:rsidRPr="00781421" w:rsidRDefault="008E3BB6" w:rsidP="008E3BB6">
            <w:pPr>
              <w:widowControl w:val="0"/>
              <w:numPr>
                <w:ilvl w:val="2"/>
                <w:numId w:val="43"/>
              </w:numPr>
              <w:pBdr>
                <w:top w:val="nil"/>
                <w:left w:val="nil"/>
                <w:bottom w:val="nil"/>
                <w:right w:val="nil"/>
                <w:between w:val="nil"/>
              </w:pBdr>
              <w:spacing w:before="93"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Pedoman Rencana Pemulihan Bencana dimaksudkan untuk memberikan acuan pengelolaan keberlangsungan kegiatan operasional dan memastikan ketersediaan Rencana Pemulihan Bencana yang efektif agar operasional tetap berjalan jika terjadi bencana dan / atau gangguan pada fasilitas yang digunakan oleh Perusahaan.</w:t>
            </w:r>
          </w:p>
          <w:p w14:paraId="5FD14CC7" w14:textId="77777777" w:rsidR="008E3BB6" w:rsidRPr="00781421" w:rsidRDefault="008E3BB6" w:rsidP="008E3BB6">
            <w:pPr>
              <w:widowControl w:val="0"/>
              <w:numPr>
                <w:ilvl w:val="2"/>
                <w:numId w:val="43"/>
              </w:numPr>
              <w:pBdr>
                <w:top w:val="nil"/>
                <w:left w:val="nil"/>
                <w:bottom w:val="nil"/>
                <w:right w:val="nil"/>
                <w:between w:val="nil"/>
              </w:pBdr>
              <w:spacing w:before="93"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Prosedur dan kebijakan rencana pemulihan bencana harus ditetapkan sebagai acuan pelaksanaan operasional dan mempertimbangkan pengendalian risiko operasional dan risiko keamanan informasi meliputi:</w:t>
            </w:r>
          </w:p>
          <w:p w14:paraId="7B7B65CD" w14:textId="77777777" w:rsidR="008E3BB6" w:rsidRPr="00781421" w:rsidRDefault="008E3BB6" w:rsidP="008E3BB6">
            <w:pPr>
              <w:widowControl w:val="0"/>
              <w:numPr>
                <w:ilvl w:val="3"/>
                <w:numId w:val="44"/>
              </w:numPr>
              <w:pBdr>
                <w:top w:val="nil"/>
                <w:left w:val="nil"/>
                <w:bottom w:val="nil"/>
                <w:right w:val="nil"/>
                <w:between w:val="nil"/>
              </w:pBdr>
              <w:spacing w:before="120"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Kebijakan terkait rencana pemulihan bencana</w:t>
            </w:r>
          </w:p>
          <w:p w14:paraId="47FD5ECF" w14:textId="77777777" w:rsidR="008E3BB6" w:rsidRPr="00781421" w:rsidRDefault="008E3BB6" w:rsidP="008E3BB6">
            <w:pPr>
              <w:widowControl w:val="0"/>
              <w:numPr>
                <w:ilvl w:val="3"/>
                <w:numId w:val="44"/>
              </w:numPr>
              <w:pBdr>
                <w:top w:val="nil"/>
                <w:left w:val="nil"/>
                <w:bottom w:val="nil"/>
                <w:right w:val="nil"/>
                <w:between w:val="nil"/>
              </w:pBdr>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Prosedur terkait rencana pemulihan bencana</w:t>
            </w:r>
          </w:p>
          <w:p w14:paraId="5E2B166C" w14:textId="77777777" w:rsidR="008E3BB6" w:rsidRPr="00781421" w:rsidRDefault="008E3BB6" w:rsidP="00332050">
            <w:pPr>
              <w:widowControl w:val="0"/>
              <w:numPr>
                <w:ilvl w:val="3"/>
                <w:numId w:val="44"/>
              </w:numPr>
              <w:pBdr>
                <w:top w:val="nil"/>
                <w:left w:val="nil"/>
                <w:bottom w:val="nil"/>
                <w:right w:val="nil"/>
                <w:between w:val="nil"/>
              </w:pBdr>
              <w:spacing w:after="0" w:line="360" w:lineRule="auto"/>
              <w:ind w:left="1163" w:hanging="284"/>
              <w:rPr>
                <w:rFonts w:eastAsia="Arial" w:cstheme="minorHAnsi"/>
                <w:sz w:val="24"/>
                <w:szCs w:val="24"/>
                <w:lang w:val="id" w:eastAsia="en-ID"/>
              </w:rPr>
            </w:pPr>
            <w:r w:rsidRPr="00781421">
              <w:rPr>
                <w:rFonts w:eastAsia="Arial" w:cstheme="minorHAnsi"/>
                <w:color w:val="000000"/>
                <w:sz w:val="24"/>
                <w:szCs w:val="24"/>
                <w:lang w:val="id" w:eastAsia="en-ID"/>
              </w:rPr>
              <w:t xml:space="preserve">Pengujian rencana pemulihan </w:t>
            </w:r>
            <w:r w:rsidRPr="00781421">
              <w:rPr>
                <w:rFonts w:eastAsia="Arial" w:cstheme="minorHAnsi"/>
                <w:color w:val="000000"/>
                <w:sz w:val="24"/>
                <w:szCs w:val="24"/>
                <w:lang w:val="id" w:eastAsia="en-ID"/>
              </w:rPr>
              <w:lastRenderedPageBreak/>
              <w:t>bencana</w:t>
            </w:r>
          </w:p>
          <w:p w14:paraId="3608044D" w14:textId="77777777" w:rsidR="008E3BB6" w:rsidRPr="00781421" w:rsidRDefault="008E3BB6" w:rsidP="008E3BB6">
            <w:pPr>
              <w:widowControl w:val="0"/>
              <w:numPr>
                <w:ilvl w:val="3"/>
                <w:numId w:val="44"/>
              </w:numPr>
              <w:pBdr>
                <w:top w:val="nil"/>
                <w:left w:val="nil"/>
                <w:bottom w:val="nil"/>
                <w:right w:val="nil"/>
                <w:between w:val="nil"/>
              </w:pBdr>
              <w:spacing w:before="158" w:after="0" w:line="360" w:lineRule="auto"/>
              <w:ind w:left="1164" w:hanging="284"/>
              <w:rPr>
                <w:rFonts w:eastAsia="Arial" w:cstheme="minorHAnsi"/>
                <w:sz w:val="24"/>
                <w:szCs w:val="24"/>
                <w:lang w:val="id" w:eastAsia="en-ID"/>
              </w:rPr>
            </w:pPr>
            <w:r w:rsidRPr="00781421">
              <w:rPr>
                <w:rFonts w:eastAsia="Arial" w:cstheme="minorHAnsi"/>
                <w:color w:val="000000"/>
                <w:sz w:val="24"/>
                <w:szCs w:val="24"/>
                <w:lang w:val="id" w:eastAsia="en-ID"/>
              </w:rPr>
              <w:t>Pemeliharaan rencana pemulihan bencana</w:t>
            </w:r>
          </w:p>
          <w:p w14:paraId="450C3D8B" w14:textId="47589D65" w:rsidR="002509E7" w:rsidRPr="00E10B55" w:rsidRDefault="008E3BB6" w:rsidP="00E10B55">
            <w:pPr>
              <w:pStyle w:val="ListParagraph"/>
              <w:widowControl w:val="0"/>
              <w:numPr>
                <w:ilvl w:val="2"/>
                <w:numId w:val="43"/>
              </w:numPr>
              <w:pBdr>
                <w:top w:val="nil"/>
                <w:left w:val="nil"/>
                <w:bottom w:val="nil"/>
                <w:right w:val="nil"/>
                <w:between w:val="nil"/>
              </w:pBdr>
              <w:tabs>
                <w:tab w:val="left" w:pos="2080"/>
              </w:tabs>
              <w:spacing w:before="158"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Pengujian skenario rencana pemulihan bencana untuk semua aplikasi dan infrastruktur kritis sesuai hasil analisis dampak bisnis, minimal satu kali dalam satu tahun dengan melibatkan pengguna.</w:t>
            </w:r>
          </w:p>
          <w:p w14:paraId="01540630" w14:textId="0F1D428C" w:rsidR="00070FB4" w:rsidRPr="008E3BB6" w:rsidRDefault="008E3BB6" w:rsidP="008E3BB6">
            <w:pPr>
              <w:pStyle w:val="ListParagraph"/>
              <w:widowControl w:val="0"/>
              <w:numPr>
                <w:ilvl w:val="2"/>
                <w:numId w:val="43"/>
              </w:numPr>
              <w:pBdr>
                <w:top w:val="nil"/>
                <w:left w:val="nil"/>
                <w:bottom w:val="nil"/>
                <w:right w:val="nil"/>
                <w:between w:val="nil"/>
              </w:pBdr>
              <w:tabs>
                <w:tab w:val="left" w:pos="2080"/>
              </w:tabs>
              <w:spacing w:before="158" w:after="0" w:line="360" w:lineRule="auto"/>
              <w:ind w:left="881" w:right="95" w:hanging="426"/>
              <w:rPr>
                <w:rFonts w:eastAsia="Arial" w:cstheme="minorHAnsi"/>
                <w:sz w:val="24"/>
                <w:szCs w:val="24"/>
                <w:lang w:val="id" w:eastAsia="en-ID"/>
              </w:rPr>
            </w:pPr>
            <w:r w:rsidRPr="00781421">
              <w:rPr>
                <w:rFonts w:eastAsia="Arial" w:cstheme="minorHAnsi"/>
                <w:color w:val="000000"/>
                <w:sz w:val="24"/>
                <w:szCs w:val="24"/>
                <w:lang w:val="id" w:eastAsia="en-ID"/>
              </w:rPr>
              <w:t>Kajian rencana pemulihan bencana perlu dilakukan minimal satu kali dalam satu tahun.</w:t>
            </w:r>
          </w:p>
        </w:tc>
        <w:tc>
          <w:tcPr>
            <w:tcW w:w="236" w:type="dxa"/>
          </w:tcPr>
          <w:p w14:paraId="0F7E225A" w14:textId="77777777" w:rsidR="00070FB4" w:rsidRPr="007B6EA1" w:rsidRDefault="00070FB4">
            <w:pPr>
              <w:spacing w:before="0" w:after="0" w:line="360" w:lineRule="auto"/>
              <w:rPr>
                <w:rFonts w:cstheme="minorHAnsi"/>
                <w:sz w:val="24"/>
                <w:szCs w:val="24"/>
                <w:lang w:val="en-US"/>
              </w:rPr>
            </w:pPr>
          </w:p>
        </w:tc>
        <w:tc>
          <w:tcPr>
            <w:tcW w:w="4560" w:type="dxa"/>
          </w:tcPr>
          <w:p w14:paraId="29BB5A7F" w14:textId="138B7389" w:rsidR="00323A85" w:rsidRDefault="00323A85">
            <w:pPr>
              <w:pStyle w:val="ListParagraph"/>
              <w:numPr>
                <w:ilvl w:val="0"/>
                <w:numId w:val="157"/>
              </w:numPr>
              <w:spacing w:before="120" w:after="0" w:line="360" w:lineRule="auto"/>
              <w:ind w:left="758"/>
              <w:rPr>
                <w:rFonts w:cstheme="minorHAnsi"/>
                <w:i/>
                <w:sz w:val="24"/>
                <w:szCs w:val="24"/>
                <w:lang w:val="en-US"/>
              </w:rPr>
            </w:pPr>
            <w:r w:rsidRPr="00323A85">
              <w:rPr>
                <w:rFonts w:cstheme="minorHAnsi"/>
                <w:i/>
                <w:sz w:val="24"/>
                <w:szCs w:val="24"/>
                <w:lang w:val="en-US"/>
              </w:rPr>
              <w:t>The Disaster Recovery Plan Guidelines are intended to provide a reference for managing the continuity of operational activities and ensuring the availability of an effective Disaster Recovery Plan so that operations continue in the event of a disaster and/or disruption to the facilities used by the Company.</w:t>
            </w:r>
          </w:p>
          <w:p w14:paraId="67DC077D" w14:textId="7F183381" w:rsidR="00323A85" w:rsidRDefault="00323A85" w:rsidP="00323A85">
            <w:pPr>
              <w:pStyle w:val="ListParagraph"/>
              <w:spacing w:before="120" w:after="0" w:line="360" w:lineRule="auto"/>
              <w:ind w:left="758"/>
              <w:rPr>
                <w:rFonts w:cstheme="minorHAnsi"/>
                <w:i/>
                <w:sz w:val="24"/>
                <w:szCs w:val="24"/>
                <w:lang w:val="en-US"/>
              </w:rPr>
            </w:pPr>
          </w:p>
          <w:p w14:paraId="5E7CC7AF" w14:textId="77777777" w:rsidR="00323A85" w:rsidRDefault="00323A85" w:rsidP="00323A85">
            <w:pPr>
              <w:pStyle w:val="ListParagraph"/>
              <w:spacing w:before="120" w:after="0" w:line="360" w:lineRule="auto"/>
              <w:ind w:left="758"/>
              <w:rPr>
                <w:rFonts w:cstheme="minorHAnsi"/>
                <w:i/>
                <w:sz w:val="24"/>
                <w:szCs w:val="24"/>
                <w:lang w:val="en-US"/>
              </w:rPr>
            </w:pPr>
          </w:p>
          <w:p w14:paraId="7664124A" w14:textId="77777777" w:rsidR="00070FB4" w:rsidRDefault="00323A85">
            <w:pPr>
              <w:pStyle w:val="ListParagraph"/>
              <w:numPr>
                <w:ilvl w:val="0"/>
                <w:numId w:val="157"/>
              </w:numPr>
              <w:spacing w:before="120" w:after="0" w:line="360" w:lineRule="auto"/>
              <w:ind w:left="758"/>
              <w:rPr>
                <w:rFonts w:cstheme="minorHAnsi"/>
                <w:i/>
                <w:sz w:val="24"/>
                <w:szCs w:val="24"/>
                <w:lang w:val="en-US"/>
              </w:rPr>
            </w:pPr>
            <w:r w:rsidRPr="00323A85">
              <w:rPr>
                <w:rFonts w:cstheme="minorHAnsi"/>
                <w:i/>
                <w:sz w:val="24"/>
                <w:szCs w:val="24"/>
                <w:lang w:val="en-US"/>
              </w:rPr>
              <w:t>Disaster recovery plan procedures and policies must be established as a reference for operational implementation and consider operational risk control and information security risks including:</w:t>
            </w:r>
          </w:p>
          <w:p w14:paraId="486D2DE1" w14:textId="77777777" w:rsidR="00323A85" w:rsidRDefault="00323A85" w:rsidP="00332050">
            <w:pPr>
              <w:pStyle w:val="ListParagraph"/>
              <w:spacing w:before="0" w:after="120" w:line="360" w:lineRule="auto"/>
              <w:ind w:left="760"/>
              <w:contextualSpacing w:val="0"/>
              <w:rPr>
                <w:rFonts w:cstheme="minorHAnsi"/>
                <w:i/>
                <w:sz w:val="24"/>
                <w:szCs w:val="24"/>
                <w:lang w:val="en-US"/>
              </w:rPr>
            </w:pPr>
          </w:p>
          <w:p w14:paraId="024FE605" w14:textId="77777777" w:rsidR="00323A85" w:rsidRDefault="00323A85">
            <w:pPr>
              <w:pStyle w:val="ListParagraph"/>
              <w:numPr>
                <w:ilvl w:val="0"/>
                <w:numId w:val="158"/>
              </w:numPr>
              <w:spacing w:before="0" w:after="160" w:line="360" w:lineRule="auto"/>
              <w:ind w:left="1185" w:hanging="425"/>
              <w:contextualSpacing w:val="0"/>
              <w:rPr>
                <w:rFonts w:cstheme="minorHAnsi"/>
                <w:i/>
                <w:sz w:val="24"/>
                <w:szCs w:val="24"/>
                <w:lang w:val="en-US"/>
              </w:rPr>
            </w:pPr>
            <w:r w:rsidRPr="00323A85">
              <w:rPr>
                <w:rFonts w:cstheme="minorHAnsi"/>
                <w:i/>
                <w:sz w:val="24"/>
                <w:szCs w:val="24"/>
                <w:lang w:val="en-US"/>
              </w:rPr>
              <w:t>Policies related to disaster recovery plans</w:t>
            </w:r>
          </w:p>
          <w:p w14:paraId="043ECEAC" w14:textId="27D84749" w:rsidR="00323A85" w:rsidRPr="00323A85" w:rsidRDefault="00323A85">
            <w:pPr>
              <w:pStyle w:val="ListParagraph"/>
              <w:numPr>
                <w:ilvl w:val="0"/>
                <w:numId w:val="158"/>
              </w:numPr>
              <w:spacing w:before="0" w:after="120" w:line="360" w:lineRule="auto"/>
              <w:ind w:left="1185" w:hanging="425"/>
              <w:contextualSpacing w:val="0"/>
              <w:rPr>
                <w:rFonts w:cstheme="minorHAnsi"/>
                <w:i/>
                <w:sz w:val="24"/>
                <w:szCs w:val="24"/>
                <w:lang w:val="en-US"/>
              </w:rPr>
            </w:pPr>
            <w:r w:rsidRPr="00323A85">
              <w:rPr>
                <w:rFonts w:cstheme="minorHAnsi"/>
                <w:i/>
                <w:sz w:val="24"/>
                <w:szCs w:val="24"/>
                <w:lang w:val="en-US"/>
              </w:rPr>
              <w:t>Procedures related to disaster recovery plans</w:t>
            </w:r>
          </w:p>
          <w:p w14:paraId="36E2558D" w14:textId="23F8D82B" w:rsidR="00323A85" w:rsidRDefault="00323A85">
            <w:pPr>
              <w:pStyle w:val="ListParagraph"/>
              <w:numPr>
                <w:ilvl w:val="0"/>
                <w:numId w:val="158"/>
              </w:numPr>
              <w:spacing w:before="0" w:after="200" w:line="360" w:lineRule="auto"/>
              <w:ind w:left="1185" w:hanging="425"/>
              <w:contextualSpacing w:val="0"/>
              <w:rPr>
                <w:rFonts w:cstheme="minorHAnsi"/>
                <w:i/>
                <w:sz w:val="24"/>
                <w:szCs w:val="24"/>
                <w:lang w:val="en-US"/>
              </w:rPr>
            </w:pPr>
            <w:r w:rsidRPr="00323A85">
              <w:rPr>
                <w:rFonts w:cstheme="minorHAnsi"/>
                <w:i/>
                <w:sz w:val="24"/>
                <w:szCs w:val="24"/>
                <w:lang w:val="en-US"/>
              </w:rPr>
              <w:lastRenderedPageBreak/>
              <w:t>Testing the disaster recovery plan</w:t>
            </w:r>
          </w:p>
          <w:p w14:paraId="42B6721C" w14:textId="77777777" w:rsidR="00323A85" w:rsidRDefault="00323A85">
            <w:pPr>
              <w:pStyle w:val="ListParagraph"/>
              <w:numPr>
                <w:ilvl w:val="0"/>
                <w:numId w:val="158"/>
              </w:numPr>
              <w:spacing w:before="120" w:after="120" w:line="360" w:lineRule="auto"/>
              <w:ind w:left="1185" w:hanging="425"/>
              <w:contextualSpacing w:val="0"/>
              <w:rPr>
                <w:rFonts w:cstheme="minorHAnsi"/>
                <w:i/>
                <w:sz w:val="24"/>
                <w:szCs w:val="24"/>
                <w:lang w:val="en-US"/>
              </w:rPr>
            </w:pPr>
            <w:r w:rsidRPr="00323A85">
              <w:rPr>
                <w:rFonts w:cstheme="minorHAnsi"/>
                <w:i/>
                <w:sz w:val="24"/>
                <w:szCs w:val="24"/>
                <w:lang w:val="en-US"/>
              </w:rPr>
              <w:t>Maintenance of disaster recovery plans</w:t>
            </w:r>
          </w:p>
          <w:p w14:paraId="11D308A3" w14:textId="77777777" w:rsidR="00323A85" w:rsidRDefault="00323A85">
            <w:pPr>
              <w:pStyle w:val="ListParagraph"/>
              <w:numPr>
                <w:ilvl w:val="0"/>
                <w:numId w:val="159"/>
              </w:numPr>
              <w:spacing w:before="120" w:after="480" w:line="360" w:lineRule="auto"/>
              <w:ind w:left="714" w:hanging="357"/>
              <w:contextualSpacing w:val="0"/>
              <w:rPr>
                <w:rFonts w:cstheme="minorHAnsi"/>
                <w:i/>
                <w:sz w:val="24"/>
                <w:szCs w:val="24"/>
                <w:lang w:val="en-US"/>
              </w:rPr>
            </w:pPr>
            <w:r w:rsidRPr="00323A85">
              <w:rPr>
                <w:rFonts w:cstheme="minorHAnsi"/>
                <w:i/>
                <w:sz w:val="24"/>
                <w:szCs w:val="24"/>
                <w:lang w:val="en-US"/>
              </w:rPr>
              <w:t>Testing of disaster recovery plan scenarios for all applications and critical infrastructure according to the results of business impact analysis, at least once a year by involving users.</w:t>
            </w:r>
          </w:p>
          <w:p w14:paraId="74F89209" w14:textId="72C1D9F2" w:rsidR="00323A85" w:rsidRPr="00323A85" w:rsidRDefault="00323A85">
            <w:pPr>
              <w:pStyle w:val="ListParagraph"/>
              <w:numPr>
                <w:ilvl w:val="0"/>
                <w:numId w:val="159"/>
              </w:numPr>
              <w:spacing w:before="120" w:after="0" w:line="360" w:lineRule="auto"/>
              <w:rPr>
                <w:rFonts w:cstheme="minorHAnsi"/>
                <w:i/>
                <w:sz w:val="24"/>
                <w:szCs w:val="24"/>
                <w:lang w:val="en-US"/>
              </w:rPr>
            </w:pPr>
            <w:r w:rsidRPr="00323A85">
              <w:rPr>
                <w:rFonts w:cstheme="minorHAnsi"/>
                <w:i/>
                <w:sz w:val="24"/>
                <w:szCs w:val="24"/>
                <w:lang w:val="en-US"/>
              </w:rPr>
              <w:t>A disaster recovery plan review needs to be carried out at least once a year.</w:t>
            </w:r>
          </w:p>
        </w:tc>
      </w:tr>
    </w:tbl>
    <w:p w14:paraId="36C801D9" w14:textId="77777777" w:rsidR="00070FB4" w:rsidRPr="008E3BB6" w:rsidRDefault="00070FB4" w:rsidP="008E3BB6">
      <w:pPr>
        <w:widowControl w:val="0"/>
        <w:pBdr>
          <w:top w:val="nil"/>
          <w:left w:val="nil"/>
          <w:bottom w:val="nil"/>
          <w:right w:val="nil"/>
          <w:between w:val="nil"/>
        </w:pBdr>
        <w:tabs>
          <w:tab w:val="left" w:pos="2080"/>
        </w:tabs>
        <w:spacing w:before="158" w:after="0" w:line="276" w:lineRule="auto"/>
        <w:ind w:right="95"/>
        <w:rPr>
          <w:rFonts w:eastAsia="Arial" w:cstheme="minorHAnsi"/>
          <w:sz w:val="24"/>
          <w:szCs w:val="24"/>
          <w:lang w:val="id" w:eastAsia="en-ID"/>
        </w:rPr>
      </w:pPr>
    </w:p>
    <w:p w14:paraId="57C8ADAD" w14:textId="1C464A0E" w:rsidR="0052200D" w:rsidRDefault="0052200D">
      <w:pPr>
        <w:pStyle w:val="Heading3"/>
        <w:numPr>
          <w:ilvl w:val="1"/>
          <w:numId w:val="61"/>
        </w:numPr>
        <w:ind w:left="1276"/>
        <w:rPr>
          <w:rFonts w:asciiTheme="minorHAnsi" w:eastAsia="Arial" w:hAnsiTheme="minorHAnsi" w:cstheme="minorHAnsi"/>
          <w:b/>
          <w:bCs/>
          <w:color w:val="auto"/>
          <w:lang w:val="id" w:eastAsia="en-ID"/>
        </w:rPr>
      </w:pPr>
      <w:bookmarkStart w:id="50" w:name="_heading=h.2xcytpi" w:colFirst="0" w:colLast="0"/>
      <w:bookmarkStart w:id="51" w:name="_Toc163097296"/>
      <w:bookmarkEnd w:id="50"/>
      <w:r w:rsidRPr="00781421">
        <w:rPr>
          <w:rFonts w:asciiTheme="minorHAnsi" w:eastAsia="Arial" w:hAnsiTheme="minorHAnsi" w:cstheme="minorHAnsi"/>
          <w:b/>
          <w:bCs/>
          <w:color w:val="auto"/>
          <w:lang w:val="id" w:eastAsia="en-ID"/>
        </w:rPr>
        <w:t>Penggunaan dan Pengelolaan Pihak Ketiga Penyedia Jasa</w:t>
      </w:r>
      <w:r w:rsidR="00672550">
        <w:rPr>
          <w:rFonts w:asciiTheme="minorHAnsi" w:eastAsia="Arial" w:hAnsiTheme="minorHAnsi" w:cstheme="minorHAnsi"/>
          <w:b/>
          <w:bCs/>
          <w:color w:val="auto"/>
          <w:lang w:val="en-GB" w:eastAsia="en-ID"/>
        </w:rPr>
        <w:t>/</w:t>
      </w:r>
      <w:r w:rsidR="00672550" w:rsidRPr="00672550">
        <w:rPr>
          <w:rFonts w:asciiTheme="minorHAnsi" w:eastAsia="Arial" w:hAnsiTheme="minorHAnsi" w:cstheme="minorHAnsi"/>
          <w:b/>
          <w:bCs/>
          <w:i/>
          <w:iCs/>
          <w:color w:val="auto"/>
          <w:lang w:val="en-GB" w:eastAsia="en-ID"/>
        </w:rPr>
        <w:t>Use and Management of Third Party Service Providers</w:t>
      </w:r>
      <w:bookmarkEnd w:id="51"/>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70FB4" w:rsidRPr="007B6EA1" w14:paraId="36EED796" w14:textId="77777777">
        <w:tc>
          <w:tcPr>
            <w:tcW w:w="4560" w:type="dxa"/>
          </w:tcPr>
          <w:p w14:paraId="7A26445F" w14:textId="77777777" w:rsidR="008E3BB6" w:rsidRPr="00866713" w:rsidRDefault="008E3BB6" w:rsidP="008E3BB6">
            <w:pPr>
              <w:widowControl w:val="0"/>
              <w:spacing w:before="162" w:after="0" w:line="360" w:lineRule="auto"/>
              <w:ind w:left="455" w:right="95"/>
              <w:rPr>
                <w:rFonts w:cstheme="minorHAnsi"/>
                <w:b/>
                <w:bCs/>
                <w:sz w:val="24"/>
                <w:szCs w:val="24"/>
                <w:lang w:val="en-US"/>
              </w:rPr>
            </w:pPr>
            <w:r w:rsidRPr="00781421">
              <w:rPr>
                <w:rFonts w:eastAsia="Arial" w:cstheme="minorHAnsi"/>
                <w:sz w:val="24"/>
                <w:szCs w:val="24"/>
                <w:lang w:val="id" w:eastAsia="en-ID"/>
              </w:rPr>
              <w:t xml:space="preserve">Dalam pengelolaan penggunaan penyedia jasa (pihak ketiga), perusahaan harus memperhatikan aspek manajemen risiko yang tertuang dalam kebijakan manajemen risiko perusahaan. Pendekatan dan mekanisme yang tepat harus ditetapkan dalam proses pengadaan, dalam hal penggunaan layanan pihak </w:t>
            </w:r>
            <w:r w:rsidRPr="00781421">
              <w:rPr>
                <w:rFonts w:eastAsia="Arial" w:cstheme="minorHAnsi"/>
                <w:sz w:val="24"/>
                <w:szCs w:val="24"/>
                <w:lang w:val="id" w:eastAsia="en-ID"/>
              </w:rPr>
              <w:lastRenderedPageBreak/>
              <w:t>ketiga. Selain itu, untuk mengelola risiko dari penyedia layanan eksternal, aspek keamanan informasi harus dimasukkan dalam penilaian risiko pihak ketiga.</w:t>
            </w:r>
            <w:bookmarkStart w:id="52" w:name="_heading=h.lnxbz9" w:colFirst="0" w:colLast="0"/>
            <w:bookmarkEnd w:id="52"/>
          </w:p>
          <w:p w14:paraId="5349C828" w14:textId="5B76DDC2" w:rsidR="00070FB4" w:rsidRPr="004008F8" w:rsidRDefault="00070FB4" w:rsidP="008E3BB6">
            <w:pPr>
              <w:pStyle w:val="ListParagraph"/>
              <w:widowControl w:val="0"/>
              <w:pBdr>
                <w:top w:val="nil"/>
                <w:left w:val="nil"/>
                <w:bottom w:val="nil"/>
                <w:right w:val="nil"/>
                <w:between w:val="nil"/>
              </w:pBdr>
              <w:spacing w:before="132" w:after="0" w:line="360" w:lineRule="auto"/>
              <w:ind w:left="739" w:right="95"/>
              <w:rPr>
                <w:rFonts w:eastAsia="Arial" w:cstheme="minorHAnsi"/>
                <w:sz w:val="24"/>
                <w:szCs w:val="24"/>
                <w:lang w:val="id" w:eastAsia="en-ID"/>
              </w:rPr>
            </w:pPr>
          </w:p>
        </w:tc>
        <w:tc>
          <w:tcPr>
            <w:tcW w:w="236" w:type="dxa"/>
          </w:tcPr>
          <w:p w14:paraId="50907761" w14:textId="77777777" w:rsidR="00070FB4" w:rsidRPr="007B6EA1" w:rsidRDefault="00070FB4">
            <w:pPr>
              <w:spacing w:before="0" w:after="0" w:line="360" w:lineRule="auto"/>
              <w:rPr>
                <w:rFonts w:cstheme="minorHAnsi"/>
                <w:sz w:val="24"/>
                <w:szCs w:val="24"/>
                <w:lang w:val="en-US"/>
              </w:rPr>
            </w:pPr>
          </w:p>
        </w:tc>
        <w:tc>
          <w:tcPr>
            <w:tcW w:w="4560" w:type="dxa"/>
          </w:tcPr>
          <w:p w14:paraId="51409DB4" w14:textId="0C8BD82D" w:rsidR="00070FB4" w:rsidRPr="004008F8" w:rsidRDefault="00323A85" w:rsidP="00332050">
            <w:pPr>
              <w:pStyle w:val="ListParagraph"/>
              <w:spacing w:before="120" w:after="0" w:line="360" w:lineRule="auto"/>
              <w:ind w:left="714"/>
              <w:contextualSpacing w:val="0"/>
              <w:rPr>
                <w:rFonts w:cstheme="minorHAnsi"/>
                <w:i/>
                <w:sz w:val="24"/>
                <w:szCs w:val="24"/>
                <w:lang w:val="en-US"/>
              </w:rPr>
            </w:pPr>
            <w:r w:rsidRPr="00323A85">
              <w:rPr>
                <w:rFonts w:cstheme="minorHAnsi"/>
                <w:i/>
                <w:sz w:val="24"/>
                <w:szCs w:val="24"/>
                <w:lang w:val="en-US"/>
              </w:rPr>
              <w:t xml:space="preserve">In managing the use of service providers (third parties), companies must pay attention to the risk management aspects contained in the company's risk management policies. Appropriate approaches and mechanisms must be established in the procurement process, in terms of the use of </w:t>
            </w:r>
            <w:proofErr w:type="gramStart"/>
            <w:r w:rsidRPr="00323A85">
              <w:rPr>
                <w:rFonts w:cstheme="minorHAnsi"/>
                <w:i/>
                <w:sz w:val="24"/>
                <w:szCs w:val="24"/>
                <w:lang w:val="en-US"/>
              </w:rPr>
              <w:t>third party</w:t>
            </w:r>
            <w:proofErr w:type="gramEnd"/>
            <w:r w:rsidRPr="00323A85">
              <w:rPr>
                <w:rFonts w:cstheme="minorHAnsi"/>
                <w:i/>
                <w:sz w:val="24"/>
                <w:szCs w:val="24"/>
                <w:lang w:val="en-US"/>
              </w:rPr>
              <w:t xml:space="preserve"> services. In </w:t>
            </w:r>
            <w:r w:rsidRPr="00323A85">
              <w:rPr>
                <w:rFonts w:cstheme="minorHAnsi"/>
                <w:i/>
                <w:sz w:val="24"/>
                <w:szCs w:val="24"/>
                <w:lang w:val="en-US"/>
              </w:rPr>
              <w:lastRenderedPageBreak/>
              <w:t>addition, to manage risks from external service providers, aspects of information security must be included in third party risk assessments.</w:t>
            </w:r>
          </w:p>
        </w:tc>
      </w:tr>
    </w:tbl>
    <w:p w14:paraId="216FA641" w14:textId="77777777" w:rsidR="00070FB4" w:rsidRPr="00070FB4" w:rsidRDefault="00070FB4" w:rsidP="00070FB4">
      <w:pPr>
        <w:rPr>
          <w:lang w:val="id" w:eastAsia="en-ID"/>
        </w:rPr>
      </w:pPr>
    </w:p>
    <w:sectPr w:rsidR="00070FB4" w:rsidRPr="00070FB4" w:rsidSect="00D46A0A">
      <w:pgSz w:w="12240" w:h="15840"/>
      <w:pgMar w:top="1440" w:right="1440" w:bottom="1440" w:left="1440" w:header="720" w:footer="5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AFC10" w14:textId="77777777" w:rsidR="00075B23" w:rsidRDefault="00075B23" w:rsidP="00BE7466">
      <w:pPr>
        <w:spacing w:before="0" w:after="0" w:line="240" w:lineRule="auto"/>
      </w:pPr>
      <w:r>
        <w:separator/>
      </w:r>
    </w:p>
  </w:endnote>
  <w:endnote w:type="continuationSeparator" w:id="0">
    <w:p w14:paraId="05524FE6" w14:textId="77777777" w:rsidR="00075B23" w:rsidRDefault="00075B23" w:rsidP="00BE7466">
      <w:pPr>
        <w:spacing w:before="0" w:after="0" w:line="240" w:lineRule="auto"/>
      </w:pPr>
      <w:r>
        <w:continuationSeparator/>
      </w:r>
    </w:p>
  </w:endnote>
  <w:endnote w:type="continuationNotice" w:id="1">
    <w:p w14:paraId="5FD03BB4" w14:textId="77777777" w:rsidR="00075B23" w:rsidRDefault="00075B2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swiss"/>
    <w:pitch w:val="variable"/>
    <w:sig w:usb0="00000003" w:usb1="0200E0A0" w:usb2="00000000" w:usb3="00000000" w:csb0="0000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Quire Sans">
    <w:charset w:val="00"/>
    <w:family w:val="swiss"/>
    <w:pitch w:val="variable"/>
    <w:sig w:usb0="A11526FF" w:usb1="8000000A" w:usb2="0001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MT Condensed Light">
    <w:altName w:val="Arial Narro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6C54E" w14:textId="7AA245F4" w:rsidR="00B86D81" w:rsidRDefault="00B86D81" w:rsidP="00AF0C9C">
    <w:pPr>
      <w:pStyle w:val="Footer"/>
      <w:jc w:val="center"/>
    </w:pPr>
  </w:p>
  <w:p w14:paraId="1C0116BB" w14:textId="77777777" w:rsidR="00B86D81" w:rsidRDefault="00B86D81" w:rsidP="00CA589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78F399" w14:textId="77777777" w:rsidR="00075B23" w:rsidRDefault="00075B23" w:rsidP="00BE7466">
      <w:pPr>
        <w:spacing w:before="0" w:after="0" w:line="240" w:lineRule="auto"/>
      </w:pPr>
      <w:r>
        <w:separator/>
      </w:r>
    </w:p>
  </w:footnote>
  <w:footnote w:type="continuationSeparator" w:id="0">
    <w:p w14:paraId="6C66D791" w14:textId="77777777" w:rsidR="00075B23" w:rsidRDefault="00075B23" w:rsidP="00BE7466">
      <w:pPr>
        <w:spacing w:before="0" w:after="0" w:line="240" w:lineRule="auto"/>
      </w:pPr>
      <w:r>
        <w:continuationSeparator/>
      </w:r>
    </w:p>
  </w:footnote>
  <w:footnote w:type="continuationNotice" w:id="1">
    <w:p w14:paraId="0F2CFE25" w14:textId="77777777" w:rsidR="00075B23" w:rsidRDefault="00075B2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076D4" w14:textId="77777777" w:rsidR="00B86D81" w:rsidRDefault="00B86D81">
    <w:pPr>
      <w:widowControl w:val="0"/>
      <w:pBdr>
        <w:top w:val="nil"/>
        <w:left w:val="nil"/>
        <w:bottom w:val="nil"/>
        <w:right w:val="nil"/>
        <w:between w:val="nil"/>
      </w:pBdr>
      <w:spacing w:line="276" w:lineRule="auto"/>
      <w:jc w:val="left"/>
      <w:rPr>
        <w:color w:val="000000"/>
      </w:rPr>
    </w:pPr>
  </w:p>
  <w:tbl>
    <w:tblPr>
      <w:tblW w:w="9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488"/>
      <w:gridCol w:w="1801"/>
      <w:gridCol w:w="1741"/>
    </w:tblGrid>
    <w:tr w:rsidR="00B86D81" w14:paraId="520EAC7E" w14:textId="77777777">
      <w:trPr>
        <w:trHeight w:val="537"/>
        <w:jc w:val="center"/>
      </w:trPr>
      <w:tc>
        <w:tcPr>
          <w:tcW w:w="2352" w:type="dxa"/>
          <w:vMerge w:val="restart"/>
          <w:shd w:val="clear" w:color="auto" w:fill="D9D9D9"/>
        </w:tcPr>
        <w:p w14:paraId="04CB8ADF" w14:textId="77777777" w:rsidR="00B86D81" w:rsidRDefault="00B86D81">
          <w:pPr>
            <w:pBdr>
              <w:top w:val="nil"/>
              <w:left w:val="nil"/>
              <w:bottom w:val="nil"/>
              <w:right w:val="nil"/>
              <w:between w:val="nil"/>
            </w:pBdr>
            <w:tabs>
              <w:tab w:val="center" w:pos="4680"/>
              <w:tab w:val="right" w:pos="9360"/>
            </w:tabs>
            <w:spacing w:line="240" w:lineRule="auto"/>
            <w:rPr>
              <w:color w:val="000000"/>
            </w:rPr>
          </w:pPr>
          <w:r>
            <w:rPr>
              <w:noProof/>
              <w:lang w:val="en-US"/>
            </w:rPr>
            <w:drawing>
              <wp:anchor distT="0" distB="0" distL="114300" distR="114300" simplePos="0" relativeHeight="251658240" behindDoc="0" locked="0" layoutInCell="1" hidden="0" allowOverlap="1" wp14:anchorId="6FDAF7FB" wp14:editId="3E683FBC">
                <wp:simplePos x="0" y="0"/>
                <wp:positionH relativeFrom="column">
                  <wp:posOffset>7376</wp:posOffset>
                </wp:positionH>
                <wp:positionV relativeFrom="paragraph">
                  <wp:posOffset>200347</wp:posOffset>
                </wp:positionV>
                <wp:extent cx="1284922" cy="682388"/>
                <wp:effectExtent l="0" t="0" r="0" b="0"/>
                <wp:wrapNone/>
                <wp:docPr id="1" name="Picture 1" descr="Bank Jateng"/>
                <wp:cNvGraphicFramePr/>
                <a:graphic xmlns:a="http://schemas.openxmlformats.org/drawingml/2006/main">
                  <a:graphicData uri="http://schemas.openxmlformats.org/drawingml/2006/picture">
                    <pic:pic xmlns:pic="http://schemas.openxmlformats.org/drawingml/2006/picture">
                      <pic:nvPicPr>
                        <pic:cNvPr id="0" name="image40.png" descr="Bank Jateng"/>
                        <pic:cNvPicPr preferRelativeResize="0"/>
                      </pic:nvPicPr>
                      <pic:blipFill>
                        <a:blip r:embed="rId1"/>
                        <a:srcRect/>
                        <a:stretch>
                          <a:fillRect/>
                        </a:stretch>
                      </pic:blipFill>
                      <pic:spPr>
                        <a:xfrm>
                          <a:off x="0" y="0"/>
                          <a:ext cx="1284922" cy="682388"/>
                        </a:xfrm>
                        <a:prstGeom prst="rect">
                          <a:avLst/>
                        </a:prstGeom>
                        <a:ln/>
                      </pic:spPr>
                    </pic:pic>
                  </a:graphicData>
                </a:graphic>
              </wp:anchor>
            </w:drawing>
          </w:r>
        </w:p>
      </w:tc>
      <w:tc>
        <w:tcPr>
          <w:tcW w:w="3488" w:type="dxa"/>
          <w:vMerge w:val="restart"/>
          <w:shd w:val="clear" w:color="auto" w:fill="D9D9D9"/>
          <w:vAlign w:val="center"/>
        </w:tcPr>
        <w:p w14:paraId="0F9B370D" w14:textId="588B55AF" w:rsidR="00B86D81" w:rsidRDefault="00B86D81">
          <w:pPr>
            <w:pBdr>
              <w:top w:val="nil"/>
              <w:left w:val="nil"/>
              <w:bottom w:val="nil"/>
              <w:right w:val="nil"/>
              <w:between w:val="nil"/>
            </w:pBdr>
            <w:tabs>
              <w:tab w:val="center" w:pos="4680"/>
              <w:tab w:val="right" w:pos="9360"/>
            </w:tabs>
            <w:spacing w:line="240" w:lineRule="auto"/>
            <w:jc w:val="center"/>
            <w:rPr>
              <w:b/>
              <w:color w:val="000000"/>
            </w:rPr>
          </w:pPr>
          <w:r>
            <w:rPr>
              <w:b/>
              <w:color w:val="000000"/>
            </w:rPr>
            <w:t xml:space="preserve">Manual Sistem Manajemen Keamanan Informasi (SMKI) </w:t>
          </w:r>
          <w:r w:rsidR="00AF150D">
            <w:rPr>
              <w:b/>
              <w:color w:val="000000"/>
            </w:rPr>
            <w:t>PT Didi Max Berjangka</w:t>
          </w:r>
        </w:p>
      </w:tc>
      <w:tc>
        <w:tcPr>
          <w:tcW w:w="1801" w:type="dxa"/>
          <w:shd w:val="clear" w:color="auto" w:fill="D9D9D9"/>
          <w:vAlign w:val="center"/>
        </w:tcPr>
        <w:p w14:paraId="509B9D60" w14:textId="77777777" w:rsidR="00B86D81" w:rsidRDefault="00B86D81">
          <w:pPr>
            <w:pBdr>
              <w:top w:val="nil"/>
              <w:left w:val="nil"/>
              <w:bottom w:val="nil"/>
              <w:right w:val="nil"/>
              <w:between w:val="nil"/>
            </w:pBdr>
            <w:tabs>
              <w:tab w:val="center" w:pos="4680"/>
              <w:tab w:val="right" w:pos="9360"/>
            </w:tabs>
            <w:spacing w:line="240" w:lineRule="auto"/>
            <w:rPr>
              <w:color w:val="000000"/>
            </w:rPr>
          </w:pPr>
          <w:r>
            <w:rPr>
              <w:color w:val="000000"/>
            </w:rPr>
            <w:t>Versi</w:t>
          </w:r>
        </w:p>
      </w:tc>
      <w:tc>
        <w:tcPr>
          <w:tcW w:w="1741" w:type="dxa"/>
          <w:shd w:val="clear" w:color="auto" w:fill="D9D9D9"/>
          <w:vAlign w:val="center"/>
        </w:tcPr>
        <w:p w14:paraId="7CF159CB" w14:textId="77777777" w:rsidR="00B86D81" w:rsidRDefault="00B86D81">
          <w:pPr>
            <w:pBdr>
              <w:top w:val="nil"/>
              <w:left w:val="nil"/>
              <w:bottom w:val="nil"/>
              <w:right w:val="nil"/>
              <w:between w:val="nil"/>
            </w:pBdr>
            <w:tabs>
              <w:tab w:val="center" w:pos="4680"/>
              <w:tab w:val="right" w:pos="9360"/>
            </w:tabs>
            <w:spacing w:line="240" w:lineRule="auto"/>
            <w:jc w:val="left"/>
            <w:rPr>
              <w:color w:val="000000"/>
            </w:rPr>
          </w:pPr>
          <w:r>
            <w:rPr>
              <w:color w:val="000000"/>
            </w:rPr>
            <w:t>1.1</w:t>
          </w:r>
        </w:p>
      </w:tc>
    </w:tr>
    <w:tr w:rsidR="00B86D81" w14:paraId="5B155F3F" w14:textId="77777777">
      <w:trPr>
        <w:trHeight w:val="537"/>
        <w:jc w:val="center"/>
      </w:trPr>
      <w:tc>
        <w:tcPr>
          <w:tcW w:w="2352" w:type="dxa"/>
          <w:vMerge/>
          <w:shd w:val="clear" w:color="auto" w:fill="D9D9D9"/>
        </w:tcPr>
        <w:p w14:paraId="17FC3F68" w14:textId="77777777" w:rsidR="00B86D81" w:rsidRDefault="00B86D81">
          <w:pPr>
            <w:widowControl w:val="0"/>
            <w:pBdr>
              <w:top w:val="nil"/>
              <w:left w:val="nil"/>
              <w:bottom w:val="nil"/>
              <w:right w:val="nil"/>
              <w:between w:val="nil"/>
            </w:pBdr>
            <w:spacing w:line="276" w:lineRule="auto"/>
            <w:jc w:val="left"/>
            <w:rPr>
              <w:color w:val="000000"/>
            </w:rPr>
          </w:pPr>
        </w:p>
      </w:tc>
      <w:tc>
        <w:tcPr>
          <w:tcW w:w="3488" w:type="dxa"/>
          <w:vMerge/>
          <w:shd w:val="clear" w:color="auto" w:fill="D9D9D9"/>
          <w:vAlign w:val="center"/>
        </w:tcPr>
        <w:p w14:paraId="43194642" w14:textId="77777777" w:rsidR="00B86D81" w:rsidRDefault="00B86D81">
          <w:pPr>
            <w:widowControl w:val="0"/>
            <w:pBdr>
              <w:top w:val="nil"/>
              <w:left w:val="nil"/>
              <w:bottom w:val="nil"/>
              <w:right w:val="nil"/>
              <w:between w:val="nil"/>
            </w:pBdr>
            <w:spacing w:line="276" w:lineRule="auto"/>
            <w:jc w:val="left"/>
            <w:rPr>
              <w:color w:val="000000"/>
            </w:rPr>
          </w:pPr>
        </w:p>
      </w:tc>
      <w:tc>
        <w:tcPr>
          <w:tcW w:w="1801" w:type="dxa"/>
          <w:shd w:val="clear" w:color="auto" w:fill="D9D9D9"/>
          <w:vAlign w:val="center"/>
        </w:tcPr>
        <w:p w14:paraId="3BA924C6" w14:textId="77777777" w:rsidR="00B86D81" w:rsidRDefault="00B86D81">
          <w:pPr>
            <w:pBdr>
              <w:top w:val="nil"/>
              <w:left w:val="nil"/>
              <w:bottom w:val="nil"/>
              <w:right w:val="nil"/>
              <w:between w:val="nil"/>
            </w:pBdr>
            <w:tabs>
              <w:tab w:val="center" w:pos="4680"/>
              <w:tab w:val="right" w:pos="9360"/>
            </w:tabs>
            <w:spacing w:line="240" w:lineRule="auto"/>
            <w:rPr>
              <w:color w:val="000000"/>
            </w:rPr>
          </w:pPr>
          <w:r>
            <w:rPr>
              <w:color w:val="000000"/>
            </w:rPr>
            <w:t>Tanggal</w:t>
          </w:r>
        </w:p>
      </w:tc>
      <w:tc>
        <w:tcPr>
          <w:tcW w:w="1741" w:type="dxa"/>
          <w:shd w:val="clear" w:color="auto" w:fill="D9D9D9"/>
          <w:vAlign w:val="center"/>
        </w:tcPr>
        <w:p w14:paraId="62F48EC1" w14:textId="77777777" w:rsidR="00B86D81" w:rsidRDefault="00B86D81">
          <w:pPr>
            <w:pBdr>
              <w:top w:val="nil"/>
              <w:left w:val="nil"/>
              <w:bottom w:val="nil"/>
              <w:right w:val="nil"/>
              <w:between w:val="nil"/>
            </w:pBdr>
            <w:tabs>
              <w:tab w:val="center" w:pos="4680"/>
              <w:tab w:val="right" w:pos="9360"/>
            </w:tabs>
            <w:spacing w:line="240" w:lineRule="auto"/>
            <w:jc w:val="left"/>
            <w:rPr>
              <w:color w:val="000000"/>
              <w:highlight w:val="yellow"/>
            </w:rPr>
          </w:pPr>
          <w:r>
            <w:rPr>
              <w:color w:val="000000"/>
            </w:rPr>
            <w:t>2021</w:t>
          </w:r>
        </w:p>
      </w:tc>
    </w:tr>
    <w:tr w:rsidR="00B86D81" w14:paraId="4514C5C7" w14:textId="77777777">
      <w:trPr>
        <w:trHeight w:val="537"/>
        <w:jc w:val="center"/>
      </w:trPr>
      <w:tc>
        <w:tcPr>
          <w:tcW w:w="2352" w:type="dxa"/>
          <w:vMerge/>
          <w:shd w:val="clear" w:color="auto" w:fill="D9D9D9"/>
        </w:tcPr>
        <w:p w14:paraId="5DF3EB9F" w14:textId="77777777" w:rsidR="00B86D81" w:rsidRDefault="00B86D81">
          <w:pPr>
            <w:widowControl w:val="0"/>
            <w:pBdr>
              <w:top w:val="nil"/>
              <w:left w:val="nil"/>
              <w:bottom w:val="nil"/>
              <w:right w:val="nil"/>
              <w:between w:val="nil"/>
            </w:pBdr>
            <w:spacing w:line="276" w:lineRule="auto"/>
            <w:jc w:val="left"/>
            <w:rPr>
              <w:color w:val="000000"/>
              <w:highlight w:val="yellow"/>
            </w:rPr>
          </w:pPr>
        </w:p>
      </w:tc>
      <w:tc>
        <w:tcPr>
          <w:tcW w:w="3488" w:type="dxa"/>
          <w:vMerge/>
          <w:shd w:val="clear" w:color="auto" w:fill="D9D9D9"/>
          <w:vAlign w:val="center"/>
        </w:tcPr>
        <w:p w14:paraId="71A316A3" w14:textId="77777777" w:rsidR="00B86D81" w:rsidRDefault="00B86D81">
          <w:pPr>
            <w:widowControl w:val="0"/>
            <w:pBdr>
              <w:top w:val="nil"/>
              <w:left w:val="nil"/>
              <w:bottom w:val="nil"/>
              <w:right w:val="nil"/>
              <w:between w:val="nil"/>
            </w:pBdr>
            <w:spacing w:line="276" w:lineRule="auto"/>
            <w:jc w:val="left"/>
            <w:rPr>
              <w:color w:val="000000"/>
              <w:highlight w:val="yellow"/>
            </w:rPr>
          </w:pPr>
        </w:p>
      </w:tc>
      <w:tc>
        <w:tcPr>
          <w:tcW w:w="1801" w:type="dxa"/>
          <w:shd w:val="clear" w:color="auto" w:fill="D9D9D9"/>
          <w:vAlign w:val="center"/>
        </w:tcPr>
        <w:p w14:paraId="18A8704A" w14:textId="77777777" w:rsidR="00B86D81" w:rsidRDefault="00B86D81">
          <w:pPr>
            <w:pBdr>
              <w:top w:val="nil"/>
              <w:left w:val="nil"/>
              <w:bottom w:val="nil"/>
              <w:right w:val="nil"/>
              <w:between w:val="nil"/>
            </w:pBdr>
            <w:tabs>
              <w:tab w:val="center" w:pos="4680"/>
              <w:tab w:val="right" w:pos="9360"/>
            </w:tabs>
            <w:spacing w:line="240" w:lineRule="auto"/>
            <w:rPr>
              <w:color w:val="000000"/>
            </w:rPr>
          </w:pPr>
          <w:r>
            <w:rPr>
              <w:color w:val="000000"/>
            </w:rPr>
            <w:t>Halaman</w:t>
          </w:r>
        </w:p>
      </w:tc>
      <w:tc>
        <w:tcPr>
          <w:tcW w:w="1741" w:type="dxa"/>
          <w:shd w:val="clear" w:color="auto" w:fill="D9D9D9"/>
          <w:vAlign w:val="center"/>
        </w:tcPr>
        <w:p w14:paraId="10E89124" w14:textId="77777777" w:rsidR="00B86D81" w:rsidRDefault="00B86D81">
          <w:pPr>
            <w:pBdr>
              <w:top w:val="nil"/>
              <w:left w:val="nil"/>
              <w:bottom w:val="nil"/>
              <w:right w:val="nil"/>
              <w:between w:val="nil"/>
            </w:pBdr>
            <w:tabs>
              <w:tab w:val="center" w:pos="4680"/>
              <w:tab w:val="right" w:pos="9360"/>
            </w:tabs>
            <w:spacing w:line="240" w:lineRule="auto"/>
            <w:jc w:val="left"/>
            <w:rPr>
              <w:color w:val="000000"/>
            </w:rPr>
          </w:pPr>
          <w:r>
            <w:rPr>
              <w:b/>
              <w:color w:val="000000"/>
            </w:rPr>
            <w:fldChar w:fldCharType="begin"/>
          </w:r>
          <w:r>
            <w:rPr>
              <w:b/>
              <w:color w:val="000000"/>
            </w:rPr>
            <w:instrText>PAGE</w:instrText>
          </w:r>
          <w:r>
            <w:rPr>
              <w:b/>
              <w:color w:val="000000"/>
            </w:rPr>
            <w:fldChar w:fldCharType="separate"/>
          </w:r>
          <w:r>
            <w:rPr>
              <w:b/>
              <w:noProof/>
              <w:color w:val="000000"/>
            </w:rPr>
            <w:t>7</w:t>
          </w:r>
          <w:r>
            <w:rPr>
              <w:b/>
              <w:color w:val="000000"/>
            </w:rPr>
            <w:fldChar w:fldCharType="end"/>
          </w:r>
          <w:r>
            <w:rPr>
              <w:color w:val="000000"/>
            </w:rPr>
            <w:t xml:space="preserve"> dari B</w:t>
          </w:r>
        </w:p>
      </w:tc>
    </w:tr>
  </w:tbl>
  <w:p w14:paraId="48F449DF" w14:textId="77777777" w:rsidR="00B86D81" w:rsidRDefault="00B86D8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030"/>
      <w:gridCol w:w="1276"/>
      <w:gridCol w:w="2724"/>
    </w:tblGrid>
    <w:tr w:rsidR="002A032D" w:rsidRPr="002D2125" w14:paraId="203D24D4" w14:textId="77777777" w:rsidTr="00ED1F1C">
      <w:trPr>
        <w:trHeight w:val="537"/>
        <w:jc w:val="center"/>
      </w:trPr>
      <w:tc>
        <w:tcPr>
          <w:tcW w:w="2352" w:type="dxa"/>
          <w:vMerge w:val="restart"/>
          <w:shd w:val="clear" w:color="auto" w:fill="auto"/>
          <w:vAlign w:val="center"/>
        </w:tcPr>
        <w:p w14:paraId="2A8AACB5" w14:textId="21AA815A" w:rsidR="002A032D" w:rsidRPr="002D2125" w:rsidRDefault="002A032D" w:rsidP="002A032D">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p>
      </w:tc>
      <w:tc>
        <w:tcPr>
          <w:tcW w:w="3030" w:type="dxa"/>
          <w:vMerge w:val="restart"/>
          <w:shd w:val="clear" w:color="auto" w:fill="auto"/>
          <w:vAlign w:val="center"/>
        </w:tcPr>
        <w:p w14:paraId="2510626A" w14:textId="77777777" w:rsidR="002A032D" w:rsidRPr="002D2125" w:rsidRDefault="002A032D" w:rsidP="002A032D">
          <w:pPr>
            <w:pBdr>
              <w:top w:val="nil"/>
              <w:left w:val="nil"/>
              <w:bottom w:val="nil"/>
              <w:right w:val="nil"/>
              <w:between w:val="nil"/>
            </w:pBdr>
            <w:tabs>
              <w:tab w:val="center" w:pos="4680"/>
              <w:tab w:val="right" w:pos="9360"/>
            </w:tabs>
            <w:spacing w:line="240" w:lineRule="auto"/>
            <w:jc w:val="center"/>
            <w:rPr>
              <w:rFonts w:ascii="Arial" w:hAnsi="Arial" w:cs="Arial"/>
              <w:b/>
              <w:color w:val="000000"/>
              <w:sz w:val="28"/>
              <w:szCs w:val="28"/>
              <w:lang w:val="en-US"/>
            </w:rPr>
          </w:pPr>
          <w:r w:rsidRPr="002D2125">
            <w:rPr>
              <w:rFonts w:ascii="Arial" w:hAnsi="Arial" w:cs="Arial"/>
              <w:b/>
              <w:color w:val="000000"/>
              <w:sz w:val="28"/>
              <w:szCs w:val="28"/>
              <w:lang w:val="en-US"/>
            </w:rPr>
            <w:t>Kebijakan</w:t>
          </w:r>
        </w:p>
        <w:p w14:paraId="009C3B01" w14:textId="4C2BF95E" w:rsidR="002A032D" w:rsidRPr="002D2125" w:rsidRDefault="002A032D" w:rsidP="002A032D">
          <w:pPr>
            <w:pBdr>
              <w:top w:val="nil"/>
              <w:left w:val="nil"/>
              <w:bottom w:val="nil"/>
              <w:right w:val="nil"/>
              <w:between w:val="nil"/>
            </w:pBdr>
            <w:tabs>
              <w:tab w:val="center" w:pos="4680"/>
              <w:tab w:val="right" w:pos="9360"/>
            </w:tabs>
            <w:spacing w:line="240" w:lineRule="auto"/>
            <w:jc w:val="center"/>
            <w:rPr>
              <w:rFonts w:ascii="Arial" w:hAnsi="Arial" w:cs="Arial"/>
              <w:b/>
              <w:color w:val="000000"/>
              <w:sz w:val="24"/>
              <w:szCs w:val="24"/>
              <w:lang w:val="en-US"/>
            </w:rPr>
          </w:pPr>
          <w:r>
            <w:rPr>
              <w:rFonts w:ascii="Arial" w:hAnsi="Arial" w:cs="Arial"/>
              <w:b/>
              <w:color w:val="000000"/>
              <w:sz w:val="28"/>
              <w:szCs w:val="28"/>
              <w:lang w:val="en-US"/>
            </w:rPr>
            <w:t>Manajemen Risiko</w:t>
          </w:r>
        </w:p>
      </w:tc>
      <w:tc>
        <w:tcPr>
          <w:tcW w:w="1276" w:type="dxa"/>
          <w:shd w:val="clear" w:color="auto" w:fill="auto"/>
          <w:vAlign w:val="center"/>
        </w:tcPr>
        <w:p w14:paraId="04903536" w14:textId="45A63081" w:rsidR="002A032D" w:rsidRPr="002D2125" w:rsidRDefault="002A032D" w:rsidP="002A032D">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Pr>
              <w:rFonts w:ascii="Arial" w:hAnsi="Arial" w:cs="Arial"/>
              <w:color w:val="000000"/>
              <w:sz w:val="24"/>
              <w:szCs w:val="24"/>
              <w:lang w:val="en-US"/>
            </w:rPr>
            <w:t>No</w:t>
          </w:r>
        </w:p>
      </w:tc>
      <w:tc>
        <w:tcPr>
          <w:tcW w:w="2724" w:type="dxa"/>
          <w:shd w:val="clear" w:color="auto" w:fill="auto"/>
          <w:vAlign w:val="center"/>
        </w:tcPr>
        <w:p w14:paraId="2B5613AA" w14:textId="64B6DC0C" w:rsidR="002A032D" w:rsidRPr="002D2125" w:rsidRDefault="002A032D" w:rsidP="002A032D">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rPr>
          </w:pPr>
        </w:p>
      </w:tc>
    </w:tr>
    <w:tr w:rsidR="00B86D81" w:rsidRPr="002D2125" w14:paraId="1C72DE1C" w14:textId="77777777" w:rsidTr="00ED1F1C">
      <w:trPr>
        <w:trHeight w:val="537"/>
        <w:jc w:val="center"/>
      </w:trPr>
      <w:tc>
        <w:tcPr>
          <w:tcW w:w="2352" w:type="dxa"/>
          <w:vMerge/>
          <w:shd w:val="clear" w:color="auto" w:fill="auto"/>
          <w:vAlign w:val="center"/>
        </w:tcPr>
        <w:p w14:paraId="752FFBFC"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3030" w:type="dxa"/>
          <w:vMerge/>
          <w:shd w:val="clear" w:color="auto" w:fill="auto"/>
          <w:vAlign w:val="center"/>
        </w:tcPr>
        <w:p w14:paraId="4CE2E749"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1276" w:type="dxa"/>
          <w:shd w:val="clear" w:color="auto" w:fill="auto"/>
          <w:vAlign w:val="center"/>
        </w:tcPr>
        <w:p w14:paraId="37CFB55C" w14:textId="70574B6B" w:rsidR="00B86D81" w:rsidRPr="00ED1F1C" w:rsidRDefault="002A032D"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lang w:val="en-US"/>
            </w:rPr>
          </w:pPr>
          <w:r>
            <w:rPr>
              <w:rFonts w:ascii="Arial" w:hAnsi="Arial" w:cs="Arial"/>
              <w:color w:val="000000"/>
              <w:sz w:val="24"/>
              <w:szCs w:val="24"/>
              <w:lang w:val="en-US"/>
            </w:rPr>
            <w:t>Versi</w:t>
          </w:r>
        </w:p>
      </w:tc>
      <w:tc>
        <w:tcPr>
          <w:tcW w:w="2724" w:type="dxa"/>
          <w:shd w:val="clear" w:color="auto" w:fill="auto"/>
          <w:vAlign w:val="center"/>
        </w:tcPr>
        <w:p w14:paraId="366D5C18" w14:textId="6D31DD7F" w:rsidR="00B86D81" w:rsidRPr="00ED1F1C" w:rsidRDefault="000170E8" w:rsidP="0074243F">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highlight w:val="yellow"/>
              <w:lang w:val="en-US"/>
            </w:rPr>
          </w:pPr>
          <w:r w:rsidRPr="000170E8">
            <w:rPr>
              <w:rFonts w:ascii="Arial" w:hAnsi="Arial" w:cs="Arial"/>
              <w:color w:val="000000"/>
              <w:sz w:val="24"/>
              <w:szCs w:val="24"/>
              <w:lang w:val="en-US"/>
            </w:rPr>
            <w:t>1.0</w:t>
          </w:r>
        </w:p>
      </w:tc>
    </w:tr>
    <w:tr w:rsidR="00B86D81" w:rsidRPr="002D2125" w14:paraId="03654CB7" w14:textId="77777777" w:rsidTr="00ED1F1C">
      <w:trPr>
        <w:trHeight w:val="537"/>
        <w:jc w:val="center"/>
      </w:trPr>
      <w:tc>
        <w:tcPr>
          <w:tcW w:w="2352" w:type="dxa"/>
          <w:vMerge/>
          <w:shd w:val="clear" w:color="auto" w:fill="auto"/>
          <w:vAlign w:val="center"/>
        </w:tcPr>
        <w:p w14:paraId="64BA98D1"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3030" w:type="dxa"/>
          <w:vMerge/>
          <w:shd w:val="clear" w:color="auto" w:fill="auto"/>
          <w:vAlign w:val="center"/>
        </w:tcPr>
        <w:p w14:paraId="65856A2B"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1276" w:type="dxa"/>
          <w:shd w:val="clear" w:color="auto" w:fill="auto"/>
          <w:vAlign w:val="center"/>
        </w:tcPr>
        <w:p w14:paraId="4A46ECDB" w14:textId="77777777" w:rsidR="00B86D81" w:rsidRPr="002D2125" w:rsidRDefault="00B86D81"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Tanggal</w:t>
          </w:r>
        </w:p>
      </w:tc>
      <w:tc>
        <w:tcPr>
          <w:tcW w:w="2724" w:type="dxa"/>
          <w:shd w:val="clear" w:color="auto" w:fill="auto"/>
          <w:vAlign w:val="center"/>
        </w:tcPr>
        <w:p w14:paraId="1DF9635B" w14:textId="6E0216B1" w:rsidR="00B86D81" w:rsidRPr="002D2125" w:rsidRDefault="00500FEE" w:rsidP="0074243F">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highlight w:val="yellow"/>
            </w:rPr>
          </w:pPr>
          <w:r w:rsidRPr="00500FEE">
            <w:rPr>
              <w:rFonts w:ascii="Arial" w:hAnsi="Arial" w:cs="Arial"/>
              <w:color w:val="000000"/>
              <w:sz w:val="24"/>
              <w:szCs w:val="24"/>
            </w:rPr>
            <w:t>March 2023</w:t>
          </w:r>
        </w:p>
      </w:tc>
    </w:tr>
    <w:tr w:rsidR="00B86D81" w:rsidRPr="002D2125" w14:paraId="46CE78DE" w14:textId="77777777" w:rsidTr="00ED1F1C">
      <w:trPr>
        <w:trHeight w:val="537"/>
        <w:jc w:val="center"/>
      </w:trPr>
      <w:tc>
        <w:tcPr>
          <w:tcW w:w="2352" w:type="dxa"/>
          <w:vMerge/>
          <w:shd w:val="clear" w:color="auto" w:fill="auto"/>
          <w:vAlign w:val="center"/>
        </w:tcPr>
        <w:p w14:paraId="603CB3DD"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3030" w:type="dxa"/>
          <w:vMerge/>
          <w:shd w:val="clear" w:color="auto" w:fill="auto"/>
          <w:vAlign w:val="center"/>
        </w:tcPr>
        <w:p w14:paraId="13CD05A5" w14:textId="77777777" w:rsidR="00B86D81" w:rsidRPr="002D2125" w:rsidRDefault="00B86D81" w:rsidP="0074243F">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1276" w:type="dxa"/>
          <w:shd w:val="clear" w:color="auto" w:fill="auto"/>
          <w:vAlign w:val="center"/>
        </w:tcPr>
        <w:p w14:paraId="3B5E550C" w14:textId="77777777" w:rsidR="00B86D81" w:rsidRPr="002D2125" w:rsidRDefault="00B86D81"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Halaman</w:t>
          </w:r>
        </w:p>
      </w:tc>
      <w:tc>
        <w:tcPr>
          <w:tcW w:w="2724" w:type="dxa"/>
          <w:shd w:val="clear" w:color="auto" w:fill="auto"/>
          <w:vAlign w:val="center"/>
        </w:tcPr>
        <w:p w14:paraId="2CF1797D" w14:textId="01B9028B" w:rsidR="00B86D81" w:rsidRPr="00C027B9" w:rsidRDefault="00B86D81" w:rsidP="0074243F">
          <w:pPr>
            <w:pBdr>
              <w:top w:val="nil"/>
              <w:left w:val="nil"/>
              <w:bottom w:val="nil"/>
              <w:right w:val="nil"/>
              <w:between w:val="nil"/>
            </w:pBdr>
            <w:tabs>
              <w:tab w:val="center" w:pos="4680"/>
              <w:tab w:val="right" w:pos="9360"/>
            </w:tabs>
            <w:spacing w:line="240" w:lineRule="auto"/>
            <w:jc w:val="left"/>
            <w:rPr>
              <w:rFonts w:ascii="Arial" w:hAnsi="Arial" w:cs="Arial"/>
              <w:b/>
              <w:sz w:val="24"/>
              <w:szCs w:val="24"/>
              <w:lang w:val="en-US"/>
            </w:rPr>
          </w:pPr>
          <w:r w:rsidRPr="002D2125">
            <w:rPr>
              <w:rFonts w:ascii="Arial" w:hAnsi="Arial" w:cs="Arial"/>
              <w:b/>
              <w:color w:val="000000"/>
              <w:sz w:val="24"/>
              <w:szCs w:val="24"/>
            </w:rPr>
            <w:fldChar w:fldCharType="begin"/>
          </w:r>
          <w:r w:rsidRPr="002D2125">
            <w:rPr>
              <w:rFonts w:ascii="Arial" w:hAnsi="Arial" w:cs="Arial"/>
              <w:b/>
              <w:color w:val="000000"/>
              <w:sz w:val="24"/>
              <w:szCs w:val="24"/>
            </w:rPr>
            <w:instrText>PAGE</w:instrText>
          </w:r>
          <w:r w:rsidRPr="002D2125">
            <w:rPr>
              <w:rFonts w:ascii="Arial" w:hAnsi="Arial" w:cs="Arial"/>
              <w:b/>
              <w:color w:val="000000"/>
              <w:sz w:val="24"/>
              <w:szCs w:val="24"/>
            </w:rPr>
            <w:fldChar w:fldCharType="separate"/>
          </w:r>
          <w:r w:rsidR="008D46ED">
            <w:rPr>
              <w:rFonts w:ascii="Arial" w:hAnsi="Arial" w:cs="Arial"/>
              <w:b/>
              <w:noProof/>
              <w:color w:val="000000"/>
              <w:sz w:val="24"/>
              <w:szCs w:val="24"/>
            </w:rPr>
            <w:t>54</w:t>
          </w:r>
          <w:r w:rsidRPr="002D2125">
            <w:rPr>
              <w:rFonts w:ascii="Arial" w:hAnsi="Arial" w:cs="Arial"/>
              <w:b/>
              <w:color w:val="000000"/>
              <w:sz w:val="24"/>
              <w:szCs w:val="24"/>
            </w:rPr>
            <w:fldChar w:fldCharType="end"/>
          </w:r>
          <w:r w:rsidRPr="002D2125">
            <w:rPr>
              <w:rFonts w:ascii="Arial" w:hAnsi="Arial" w:cs="Arial"/>
              <w:color w:val="000000"/>
              <w:sz w:val="24"/>
              <w:szCs w:val="24"/>
            </w:rPr>
            <w:t xml:space="preserve"> dari </w:t>
          </w:r>
          <w:r w:rsidR="00402F5F">
            <w:rPr>
              <w:rFonts w:ascii="Arial" w:hAnsi="Arial" w:cs="Arial"/>
              <w:b/>
              <w:color w:val="000000"/>
              <w:sz w:val="24"/>
              <w:szCs w:val="24"/>
              <w:lang w:val="en-US"/>
            </w:rPr>
            <w:t>98</w:t>
          </w:r>
        </w:p>
      </w:tc>
    </w:tr>
  </w:tbl>
  <w:p w14:paraId="7C058DB0" w14:textId="58158E1C" w:rsidR="00B86D81" w:rsidRDefault="00B86D81" w:rsidP="00F0485E">
    <w:pPr>
      <w:pStyle w:val="Header"/>
      <w:tabs>
        <w:tab w:val="clear" w:pos="4680"/>
        <w:tab w:val="clear" w:pos="9360"/>
        <w:tab w:val="left" w:pos="394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0B"/>
    <w:multiLevelType w:val="hybridMultilevel"/>
    <w:tmpl w:val="0406D6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B416E0"/>
    <w:multiLevelType w:val="hybridMultilevel"/>
    <w:tmpl w:val="171A8800"/>
    <w:lvl w:ilvl="0" w:tplc="4D62286C">
      <w:start w:val="2"/>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16108B3"/>
    <w:multiLevelType w:val="multilevel"/>
    <w:tmpl w:val="CBA63166"/>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720" w:hanging="360"/>
      </w:pPr>
      <w:rPr>
        <w:rFonts w:asciiTheme="minorHAnsi" w:eastAsia="Arial" w:hAnsiTheme="minorHAnsi" w:cstheme="minorHAnsi" w:hint="default"/>
      </w:rPr>
    </w:lvl>
    <w:lvl w:ilvl="3">
      <w:numFmt w:val="bullet"/>
      <w:lvlText w:val="-"/>
      <w:lvlJc w:val="left"/>
      <w:pPr>
        <w:ind w:left="2440" w:hanging="360"/>
      </w:pPr>
      <w:rPr>
        <w:rFonts w:ascii="Georgia" w:eastAsia="Georgia" w:hAnsi="Georgia" w:cs="Georgia"/>
        <w:sz w:val="20"/>
        <w:szCs w:val="20"/>
      </w:r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3" w15:restartNumberingAfterBreak="0">
    <w:nsid w:val="019613E4"/>
    <w:multiLevelType w:val="hybridMultilevel"/>
    <w:tmpl w:val="7012F13C"/>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632BD4"/>
    <w:multiLevelType w:val="hybridMultilevel"/>
    <w:tmpl w:val="F830019E"/>
    <w:lvl w:ilvl="0" w:tplc="9E8C0E56">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2DF493D"/>
    <w:multiLevelType w:val="multilevel"/>
    <w:tmpl w:val="B9DA7BA2"/>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720" w:hanging="360"/>
      </w:pPr>
    </w:lvl>
    <w:lvl w:ilvl="3">
      <w:numFmt w:val="bullet"/>
      <w:lvlText w:val="-"/>
      <w:lvlJc w:val="left"/>
      <w:pPr>
        <w:ind w:left="2440" w:hanging="360"/>
      </w:pPr>
      <w:rPr>
        <w:rFonts w:ascii="Georgia" w:eastAsia="Georgia" w:hAnsi="Georgia" w:cs="Georgia"/>
        <w:sz w:val="20"/>
        <w:szCs w:val="20"/>
      </w:r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6" w15:restartNumberingAfterBreak="0">
    <w:nsid w:val="034D3D54"/>
    <w:multiLevelType w:val="hybridMultilevel"/>
    <w:tmpl w:val="19E001CA"/>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1833B5"/>
    <w:multiLevelType w:val="hybridMultilevel"/>
    <w:tmpl w:val="25E2C0E6"/>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7B0D81"/>
    <w:multiLevelType w:val="hybridMultilevel"/>
    <w:tmpl w:val="779E650C"/>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9" w15:restartNumberingAfterBreak="0">
    <w:nsid w:val="04E85642"/>
    <w:multiLevelType w:val="hybridMultilevel"/>
    <w:tmpl w:val="94D07038"/>
    <w:lvl w:ilvl="0" w:tplc="FE02440A">
      <w:start w:val="1"/>
      <w:numFmt w:val="lowerRoman"/>
      <w:lvlText w:val="(%1)"/>
      <w:lvlJc w:val="left"/>
      <w:pPr>
        <w:ind w:left="1762" w:hanging="720"/>
      </w:pPr>
      <w:rPr>
        <w:rFonts w:hint="default"/>
      </w:rPr>
    </w:lvl>
    <w:lvl w:ilvl="1" w:tplc="38090019" w:tentative="1">
      <w:start w:val="1"/>
      <w:numFmt w:val="lowerLetter"/>
      <w:lvlText w:val="%2."/>
      <w:lvlJc w:val="left"/>
      <w:pPr>
        <w:ind w:left="2122" w:hanging="360"/>
      </w:pPr>
    </w:lvl>
    <w:lvl w:ilvl="2" w:tplc="3809001B" w:tentative="1">
      <w:start w:val="1"/>
      <w:numFmt w:val="lowerRoman"/>
      <w:lvlText w:val="%3."/>
      <w:lvlJc w:val="right"/>
      <w:pPr>
        <w:ind w:left="2842" w:hanging="180"/>
      </w:pPr>
    </w:lvl>
    <w:lvl w:ilvl="3" w:tplc="3809000F" w:tentative="1">
      <w:start w:val="1"/>
      <w:numFmt w:val="decimal"/>
      <w:lvlText w:val="%4."/>
      <w:lvlJc w:val="left"/>
      <w:pPr>
        <w:ind w:left="3562" w:hanging="360"/>
      </w:pPr>
    </w:lvl>
    <w:lvl w:ilvl="4" w:tplc="38090019" w:tentative="1">
      <w:start w:val="1"/>
      <w:numFmt w:val="lowerLetter"/>
      <w:lvlText w:val="%5."/>
      <w:lvlJc w:val="left"/>
      <w:pPr>
        <w:ind w:left="4282" w:hanging="360"/>
      </w:pPr>
    </w:lvl>
    <w:lvl w:ilvl="5" w:tplc="3809001B" w:tentative="1">
      <w:start w:val="1"/>
      <w:numFmt w:val="lowerRoman"/>
      <w:lvlText w:val="%6."/>
      <w:lvlJc w:val="right"/>
      <w:pPr>
        <w:ind w:left="5002" w:hanging="180"/>
      </w:pPr>
    </w:lvl>
    <w:lvl w:ilvl="6" w:tplc="3809000F" w:tentative="1">
      <w:start w:val="1"/>
      <w:numFmt w:val="decimal"/>
      <w:lvlText w:val="%7."/>
      <w:lvlJc w:val="left"/>
      <w:pPr>
        <w:ind w:left="5722" w:hanging="360"/>
      </w:pPr>
    </w:lvl>
    <w:lvl w:ilvl="7" w:tplc="38090019" w:tentative="1">
      <w:start w:val="1"/>
      <w:numFmt w:val="lowerLetter"/>
      <w:lvlText w:val="%8."/>
      <w:lvlJc w:val="left"/>
      <w:pPr>
        <w:ind w:left="6442" w:hanging="360"/>
      </w:pPr>
    </w:lvl>
    <w:lvl w:ilvl="8" w:tplc="3809001B" w:tentative="1">
      <w:start w:val="1"/>
      <w:numFmt w:val="lowerRoman"/>
      <w:lvlText w:val="%9."/>
      <w:lvlJc w:val="right"/>
      <w:pPr>
        <w:ind w:left="7162" w:hanging="180"/>
      </w:pPr>
    </w:lvl>
  </w:abstractNum>
  <w:abstractNum w:abstractNumId="10" w15:restartNumberingAfterBreak="0">
    <w:nsid w:val="054F4DD9"/>
    <w:multiLevelType w:val="hybridMultilevel"/>
    <w:tmpl w:val="89305A12"/>
    <w:lvl w:ilvl="0" w:tplc="9A2AD8A6">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400DA"/>
    <w:multiLevelType w:val="hybridMultilevel"/>
    <w:tmpl w:val="4B6A95FA"/>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2" w15:restartNumberingAfterBreak="0">
    <w:nsid w:val="0847414A"/>
    <w:multiLevelType w:val="hybridMultilevel"/>
    <w:tmpl w:val="1A7EA494"/>
    <w:lvl w:ilvl="0" w:tplc="B1A2323E">
      <w:start w:val="3"/>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A767750"/>
    <w:multiLevelType w:val="hybridMultilevel"/>
    <w:tmpl w:val="21A2A8A0"/>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0B73598F"/>
    <w:multiLevelType w:val="hybridMultilevel"/>
    <w:tmpl w:val="1842EBEC"/>
    <w:lvl w:ilvl="0" w:tplc="3FC284F0">
      <w:start w:val="1"/>
      <w:numFmt w:val="bullet"/>
      <w:lvlText w:val="•"/>
      <w:lvlJc w:val="left"/>
      <w:pPr>
        <w:tabs>
          <w:tab w:val="num" w:pos="720"/>
        </w:tabs>
        <w:ind w:left="720" w:hanging="360"/>
      </w:pPr>
      <w:rPr>
        <w:rFonts w:ascii="Arial" w:hAnsi="Arial" w:hint="default"/>
      </w:rPr>
    </w:lvl>
    <w:lvl w:ilvl="1" w:tplc="90C2CC0A" w:tentative="1">
      <w:start w:val="1"/>
      <w:numFmt w:val="bullet"/>
      <w:lvlText w:val="•"/>
      <w:lvlJc w:val="left"/>
      <w:pPr>
        <w:tabs>
          <w:tab w:val="num" w:pos="1440"/>
        </w:tabs>
        <w:ind w:left="1440" w:hanging="360"/>
      </w:pPr>
      <w:rPr>
        <w:rFonts w:ascii="Arial" w:hAnsi="Arial" w:hint="default"/>
      </w:rPr>
    </w:lvl>
    <w:lvl w:ilvl="2" w:tplc="2482080C" w:tentative="1">
      <w:start w:val="1"/>
      <w:numFmt w:val="bullet"/>
      <w:lvlText w:val="•"/>
      <w:lvlJc w:val="left"/>
      <w:pPr>
        <w:tabs>
          <w:tab w:val="num" w:pos="2160"/>
        </w:tabs>
        <w:ind w:left="2160" w:hanging="360"/>
      </w:pPr>
      <w:rPr>
        <w:rFonts w:ascii="Arial" w:hAnsi="Arial" w:hint="default"/>
      </w:rPr>
    </w:lvl>
    <w:lvl w:ilvl="3" w:tplc="EF901056" w:tentative="1">
      <w:start w:val="1"/>
      <w:numFmt w:val="bullet"/>
      <w:lvlText w:val="•"/>
      <w:lvlJc w:val="left"/>
      <w:pPr>
        <w:tabs>
          <w:tab w:val="num" w:pos="2880"/>
        </w:tabs>
        <w:ind w:left="2880" w:hanging="360"/>
      </w:pPr>
      <w:rPr>
        <w:rFonts w:ascii="Arial" w:hAnsi="Arial" w:hint="default"/>
      </w:rPr>
    </w:lvl>
    <w:lvl w:ilvl="4" w:tplc="15A84EF2" w:tentative="1">
      <w:start w:val="1"/>
      <w:numFmt w:val="bullet"/>
      <w:lvlText w:val="•"/>
      <w:lvlJc w:val="left"/>
      <w:pPr>
        <w:tabs>
          <w:tab w:val="num" w:pos="3600"/>
        </w:tabs>
        <w:ind w:left="3600" w:hanging="360"/>
      </w:pPr>
      <w:rPr>
        <w:rFonts w:ascii="Arial" w:hAnsi="Arial" w:hint="default"/>
      </w:rPr>
    </w:lvl>
    <w:lvl w:ilvl="5" w:tplc="E9AADD62" w:tentative="1">
      <w:start w:val="1"/>
      <w:numFmt w:val="bullet"/>
      <w:lvlText w:val="•"/>
      <w:lvlJc w:val="left"/>
      <w:pPr>
        <w:tabs>
          <w:tab w:val="num" w:pos="4320"/>
        </w:tabs>
        <w:ind w:left="4320" w:hanging="360"/>
      </w:pPr>
      <w:rPr>
        <w:rFonts w:ascii="Arial" w:hAnsi="Arial" w:hint="default"/>
      </w:rPr>
    </w:lvl>
    <w:lvl w:ilvl="6" w:tplc="8304928E" w:tentative="1">
      <w:start w:val="1"/>
      <w:numFmt w:val="bullet"/>
      <w:lvlText w:val="•"/>
      <w:lvlJc w:val="left"/>
      <w:pPr>
        <w:tabs>
          <w:tab w:val="num" w:pos="5040"/>
        </w:tabs>
        <w:ind w:left="5040" w:hanging="360"/>
      </w:pPr>
      <w:rPr>
        <w:rFonts w:ascii="Arial" w:hAnsi="Arial" w:hint="default"/>
      </w:rPr>
    </w:lvl>
    <w:lvl w:ilvl="7" w:tplc="E25807B0" w:tentative="1">
      <w:start w:val="1"/>
      <w:numFmt w:val="bullet"/>
      <w:lvlText w:val="•"/>
      <w:lvlJc w:val="left"/>
      <w:pPr>
        <w:tabs>
          <w:tab w:val="num" w:pos="5760"/>
        </w:tabs>
        <w:ind w:left="5760" w:hanging="360"/>
      </w:pPr>
      <w:rPr>
        <w:rFonts w:ascii="Arial" w:hAnsi="Arial" w:hint="default"/>
      </w:rPr>
    </w:lvl>
    <w:lvl w:ilvl="8" w:tplc="599C150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BA736FF"/>
    <w:multiLevelType w:val="hybridMultilevel"/>
    <w:tmpl w:val="2D348AC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0C5E2511"/>
    <w:multiLevelType w:val="hybridMultilevel"/>
    <w:tmpl w:val="572CC21A"/>
    <w:lvl w:ilvl="0" w:tplc="C656846E">
      <w:start w:val="2"/>
      <w:numFmt w:val="lowerRoman"/>
      <w:lvlText w:val="(%1)"/>
      <w:lvlJc w:val="left"/>
      <w:pPr>
        <w:ind w:left="186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0F1645"/>
    <w:multiLevelType w:val="hybridMultilevel"/>
    <w:tmpl w:val="02C48408"/>
    <w:lvl w:ilvl="0" w:tplc="38090017">
      <w:start w:val="1"/>
      <w:numFmt w:val="lowerLetter"/>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8" w15:restartNumberingAfterBreak="0">
    <w:nsid w:val="0E9E7234"/>
    <w:multiLevelType w:val="multilevel"/>
    <w:tmpl w:val="E20EC6D6"/>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5455" w:hanging="360"/>
      </w:pPr>
    </w:lvl>
    <w:lvl w:ilvl="3">
      <w:start w:val="1"/>
      <w:numFmt w:val="bullet"/>
      <w:lvlText w:val="●"/>
      <w:lvlJc w:val="left"/>
      <w:pPr>
        <w:ind w:left="2440" w:hanging="360"/>
      </w:pPr>
      <w:rPr>
        <w:rFonts w:ascii="Noto Sans Symbols" w:eastAsia="Noto Sans Symbols" w:hAnsi="Noto Sans Symbols" w:cs="Noto Sans Symbols"/>
      </w:rPr>
    </w:lvl>
    <w:lvl w:ilvl="4">
      <w:start w:val="1"/>
      <w:numFmt w:val="lowerRoman"/>
      <w:lvlText w:val="(%5)"/>
      <w:lvlJc w:val="left"/>
      <w:pPr>
        <w:ind w:left="2800" w:hanging="360"/>
      </w:pPr>
      <w:rPr>
        <w:rFonts w:asciiTheme="minorHAnsi" w:eastAsia="Arial" w:hAnsiTheme="minorHAnsi" w:cstheme="minorHAnsi"/>
        <w:sz w:val="24"/>
        <w:szCs w:val="24"/>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19" w15:restartNumberingAfterBreak="0">
    <w:nsid w:val="0F293E8F"/>
    <w:multiLevelType w:val="hybridMultilevel"/>
    <w:tmpl w:val="544A1E4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FBB2156"/>
    <w:multiLevelType w:val="hybridMultilevel"/>
    <w:tmpl w:val="1DEC286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1054097F"/>
    <w:multiLevelType w:val="hybridMultilevel"/>
    <w:tmpl w:val="116CC52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A5623F52">
      <w:start w:val="1"/>
      <w:numFmt w:val="lowerLetter"/>
      <w:lvlText w:val="%4)"/>
      <w:lvlJc w:val="left"/>
      <w:pPr>
        <w:ind w:left="2880" w:hanging="360"/>
      </w:pPr>
      <w:rPr>
        <w:rFonts w:asciiTheme="minorHAnsi" w:eastAsia="Arial" w:hAnsiTheme="minorHAnsi" w:cstheme="minorHAnsi" w:hint="default"/>
        <w:i w:val="0"/>
        <w:i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0AF2EFA"/>
    <w:multiLevelType w:val="hybridMultilevel"/>
    <w:tmpl w:val="1A5A669C"/>
    <w:lvl w:ilvl="0" w:tplc="3F3C710A">
      <w:start w:val="1"/>
      <w:numFmt w:val="lowerRoman"/>
      <w:lvlText w:val="(%1)"/>
      <w:lvlJc w:val="left"/>
      <w:pPr>
        <w:ind w:left="1800" w:hanging="72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11F63F58"/>
    <w:multiLevelType w:val="hybridMultilevel"/>
    <w:tmpl w:val="EDAEC5D4"/>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4" w15:restartNumberingAfterBreak="0">
    <w:nsid w:val="127F5292"/>
    <w:multiLevelType w:val="hybridMultilevel"/>
    <w:tmpl w:val="9CFABACC"/>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13375D38"/>
    <w:multiLevelType w:val="hybridMultilevel"/>
    <w:tmpl w:val="DE70E99E"/>
    <w:lvl w:ilvl="0" w:tplc="867CA9AC">
      <w:start w:val="1"/>
      <w:numFmt w:val="lowerRoman"/>
      <w:lvlText w:val="(%1)"/>
      <w:lvlJc w:val="left"/>
      <w:pPr>
        <w:ind w:left="1766" w:hanging="720"/>
      </w:pPr>
      <w:rPr>
        <w:rFonts w:hint="default"/>
      </w:rPr>
    </w:lvl>
    <w:lvl w:ilvl="1" w:tplc="38090019" w:tentative="1">
      <w:start w:val="1"/>
      <w:numFmt w:val="lowerLetter"/>
      <w:lvlText w:val="%2."/>
      <w:lvlJc w:val="left"/>
      <w:pPr>
        <w:ind w:left="2126" w:hanging="360"/>
      </w:pPr>
    </w:lvl>
    <w:lvl w:ilvl="2" w:tplc="3809001B" w:tentative="1">
      <w:start w:val="1"/>
      <w:numFmt w:val="lowerRoman"/>
      <w:lvlText w:val="%3."/>
      <w:lvlJc w:val="right"/>
      <w:pPr>
        <w:ind w:left="2846" w:hanging="180"/>
      </w:pPr>
    </w:lvl>
    <w:lvl w:ilvl="3" w:tplc="3809000F" w:tentative="1">
      <w:start w:val="1"/>
      <w:numFmt w:val="decimal"/>
      <w:lvlText w:val="%4."/>
      <w:lvlJc w:val="left"/>
      <w:pPr>
        <w:ind w:left="3566" w:hanging="360"/>
      </w:pPr>
    </w:lvl>
    <w:lvl w:ilvl="4" w:tplc="38090019" w:tentative="1">
      <w:start w:val="1"/>
      <w:numFmt w:val="lowerLetter"/>
      <w:lvlText w:val="%5."/>
      <w:lvlJc w:val="left"/>
      <w:pPr>
        <w:ind w:left="4286" w:hanging="360"/>
      </w:pPr>
    </w:lvl>
    <w:lvl w:ilvl="5" w:tplc="3809001B" w:tentative="1">
      <w:start w:val="1"/>
      <w:numFmt w:val="lowerRoman"/>
      <w:lvlText w:val="%6."/>
      <w:lvlJc w:val="right"/>
      <w:pPr>
        <w:ind w:left="5006" w:hanging="180"/>
      </w:pPr>
    </w:lvl>
    <w:lvl w:ilvl="6" w:tplc="3809000F" w:tentative="1">
      <w:start w:val="1"/>
      <w:numFmt w:val="decimal"/>
      <w:lvlText w:val="%7."/>
      <w:lvlJc w:val="left"/>
      <w:pPr>
        <w:ind w:left="5726" w:hanging="360"/>
      </w:pPr>
    </w:lvl>
    <w:lvl w:ilvl="7" w:tplc="38090019" w:tentative="1">
      <w:start w:val="1"/>
      <w:numFmt w:val="lowerLetter"/>
      <w:lvlText w:val="%8."/>
      <w:lvlJc w:val="left"/>
      <w:pPr>
        <w:ind w:left="6446" w:hanging="360"/>
      </w:pPr>
    </w:lvl>
    <w:lvl w:ilvl="8" w:tplc="3809001B" w:tentative="1">
      <w:start w:val="1"/>
      <w:numFmt w:val="lowerRoman"/>
      <w:lvlText w:val="%9."/>
      <w:lvlJc w:val="right"/>
      <w:pPr>
        <w:ind w:left="7166" w:hanging="180"/>
      </w:pPr>
    </w:lvl>
  </w:abstractNum>
  <w:abstractNum w:abstractNumId="26" w15:restartNumberingAfterBreak="0">
    <w:nsid w:val="15BE60E1"/>
    <w:multiLevelType w:val="hybridMultilevel"/>
    <w:tmpl w:val="D50E0040"/>
    <w:lvl w:ilvl="0" w:tplc="A53C5DE0">
      <w:start w:val="2"/>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17444566"/>
    <w:multiLevelType w:val="multilevel"/>
    <w:tmpl w:val="2D0C7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Arial MT" w:eastAsia="Arial MT" w:hAnsi="Arial MT" w:cs="Arial MT"/>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2487"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7B667C6"/>
    <w:multiLevelType w:val="hybridMultilevel"/>
    <w:tmpl w:val="E09C5870"/>
    <w:lvl w:ilvl="0" w:tplc="31F4AF86">
      <w:start w:val="1"/>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0E7FBC"/>
    <w:multiLevelType w:val="hybridMultilevel"/>
    <w:tmpl w:val="A47EFF7C"/>
    <w:lvl w:ilvl="0" w:tplc="B0B006BC">
      <w:start w:val="1"/>
      <w:numFmt w:val="lowerRoman"/>
      <w:lvlText w:val="(%1)"/>
      <w:lvlJc w:val="left"/>
      <w:pPr>
        <w:ind w:left="1866" w:hanging="72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0" w15:restartNumberingAfterBreak="0">
    <w:nsid w:val="194C3227"/>
    <w:multiLevelType w:val="hybridMultilevel"/>
    <w:tmpl w:val="44D05176"/>
    <w:lvl w:ilvl="0" w:tplc="B0FC50A4">
      <w:start w:val="1"/>
      <w:numFmt w:val="lowerLetter"/>
      <w:lvlText w:val="%1."/>
      <w:lvlJc w:val="left"/>
      <w:pPr>
        <w:ind w:left="720" w:hanging="360"/>
      </w:pPr>
      <w:rPr>
        <w:rFonts w:asciiTheme="minorHAnsi" w:eastAsia="Arial" w:hAnsiTheme="minorHAnsi" w:cstheme="minorHAnsi" w:hint="default"/>
      </w:rPr>
    </w:lvl>
    <w:lvl w:ilvl="1" w:tplc="38090019">
      <w:start w:val="1"/>
      <w:numFmt w:val="lowerLetter"/>
      <w:lvlText w:val="%2."/>
      <w:lvlJc w:val="left"/>
      <w:pPr>
        <w:ind w:left="1440" w:hanging="360"/>
      </w:pPr>
    </w:lvl>
    <w:lvl w:ilvl="2" w:tplc="6672C4A6">
      <w:start w:val="1"/>
      <w:numFmt w:val="lowerRoman"/>
      <w:lvlText w:val="(%3)"/>
      <w:lvlJc w:val="right"/>
      <w:pPr>
        <w:ind w:left="2160" w:hanging="180"/>
      </w:pPr>
      <w:rPr>
        <w:rFonts w:asciiTheme="minorHAnsi" w:eastAsiaTheme="minorHAnsi" w:hAnsiTheme="minorHAnsi" w:cstheme="minorBidi"/>
      </w:rPr>
    </w:lvl>
    <w:lvl w:ilvl="3" w:tplc="3809000F">
      <w:start w:val="1"/>
      <w:numFmt w:val="decimal"/>
      <w:lvlText w:val="%4."/>
      <w:lvlJc w:val="left"/>
      <w:pPr>
        <w:ind w:left="2880" w:hanging="360"/>
      </w:pPr>
    </w:lvl>
    <w:lvl w:ilvl="4" w:tplc="38090017">
      <w:start w:val="1"/>
      <w:numFmt w:val="lowerLetter"/>
      <w:lvlText w:val="%5)"/>
      <w:lvlJc w:val="left"/>
      <w:pPr>
        <w:ind w:left="1337" w:hanging="360"/>
      </w:pPr>
    </w:lvl>
    <w:lvl w:ilvl="5" w:tplc="9CA4E238">
      <w:start w:val="1"/>
      <w:numFmt w:val="upperLetter"/>
      <w:lvlText w:val="%6."/>
      <w:lvlJc w:val="left"/>
      <w:pPr>
        <w:ind w:left="4500" w:hanging="360"/>
      </w:pPr>
      <w:rPr>
        <w:rFonts w:hint="default"/>
      </w:r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19DA0329"/>
    <w:multiLevelType w:val="hybridMultilevel"/>
    <w:tmpl w:val="966657EC"/>
    <w:lvl w:ilvl="0" w:tplc="6FC081C8">
      <w:start w:val="1"/>
      <w:numFmt w:val="lowerRoman"/>
      <w:lvlText w:val="(%1)"/>
      <w:lvlJc w:val="left"/>
      <w:pPr>
        <w:ind w:left="1571" w:hanging="360"/>
      </w:pPr>
      <w:rPr>
        <w:rFonts w:asciiTheme="minorHAnsi" w:eastAsiaTheme="minorHAnsi" w:hAnsiTheme="minorHAnsi" w:cstheme="minorBidi"/>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2" w15:restartNumberingAfterBreak="0">
    <w:nsid w:val="1ACC44CA"/>
    <w:multiLevelType w:val="multilevel"/>
    <w:tmpl w:val="AFEC963E"/>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5455" w:hanging="360"/>
      </w:pPr>
    </w:lvl>
    <w:lvl w:ilvl="3">
      <w:start w:val="1"/>
      <w:numFmt w:val="lowerLetter"/>
      <w:lvlText w:val="%4)"/>
      <w:lvlJc w:val="left"/>
      <w:pPr>
        <w:ind w:left="2487" w:hanging="360"/>
      </w:pPr>
    </w:lvl>
    <w:lvl w:ilvl="4">
      <w:numFmt w:val="bullet"/>
      <w:lvlText w:val="-"/>
      <w:lvlJc w:val="left"/>
      <w:pPr>
        <w:ind w:left="2800" w:hanging="360"/>
      </w:pPr>
      <w:rPr>
        <w:rFonts w:ascii="Georgia" w:eastAsia="Georgia" w:hAnsi="Georgia" w:cs="Georgia"/>
        <w:sz w:val="20"/>
        <w:szCs w:val="20"/>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33" w15:restartNumberingAfterBreak="0">
    <w:nsid w:val="1B596B59"/>
    <w:multiLevelType w:val="multilevel"/>
    <w:tmpl w:val="2C668BD4"/>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720" w:hanging="360"/>
      </w:pPr>
    </w:lvl>
    <w:lvl w:ilvl="3">
      <w:start w:val="1"/>
      <w:numFmt w:val="bullet"/>
      <w:lvlText w:val="●"/>
      <w:lvlJc w:val="left"/>
      <w:pPr>
        <w:ind w:left="2440" w:hanging="360"/>
      </w:pPr>
      <w:rPr>
        <w:rFonts w:ascii="Noto Sans Symbols" w:eastAsia="Noto Sans Symbols" w:hAnsi="Noto Sans Symbols" w:cs="Noto Sans Symbols"/>
      </w:rPr>
    </w:lvl>
    <w:lvl w:ilvl="4">
      <w:start w:val="1"/>
      <w:numFmt w:val="lowerRoman"/>
      <w:lvlText w:val="(%5)"/>
      <w:lvlJc w:val="left"/>
      <w:pPr>
        <w:ind w:left="2800" w:hanging="360"/>
      </w:pPr>
      <w:rPr>
        <w:rFonts w:asciiTheme="minorHAnsi" w:eastAsia="Arial" w:hAnsiTheme="minorHAnsi" w:cstheme="minorHAnsi"/>
        <w:i w:val="0"/>
        <w:iCs/>
        <w:sz w:val="24"/>
        <w:szCs w:val="24"/>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34" w15:restartNumberingAfterBreak="0">
    <w:nsid w:val="1C837D55"/>
    <w:multiLevelType w:val="hybridMultilevel"/>
    <w:tmpl w:val="14E01B7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1CB515AB"/>
    <w:multiLevelType w:val="multilevel"/>
    <w:tmpl w:val="EB560458"/>
    <w:lvl w:ilvl="0">
      <w:start w:val="1"/>
      <w:numFmt w:val="lowerLetter"/>
      <w:lvlText w:val="%1."/>
      <w:lvlJc w:val="left"/>
      <w:pPr>
        <w:ind w:left="5455" w:hanging="360"/>
      </w:pPr>
    </w:lvl>
    <w:lvl w:ilvl="1">
      <w:start w:val="1"/>
      <w:numFmt w:val="lowerLetter"/>
      <w:lvlText w:val="%2."/>
      <w:lvlJc w:val="left"/>
      <w:pPr>
        <w:ind w:left="6175" w:hanging="360"/>
      </w:pPr>
    </w:lvl>
    <w:lvl w:ilvl="2">
      <w:start w:val="1"/>
      <w:numFmt w:val="lowerRoman"/>
      <w:lvlText w:val="%3."/>
      <w:lvlJc w:val="right"/>
      <w:pPr>
        <w:ind w:left="6895" w:hanging="180"/>
      </w:pPr>
    </w:lvl>
    <w:lvl w:ilvl="3">
      <w:start w:val="1"/>
      <w:numFmt w:val="decimal"/>
      <w:lvlText w:val="%4."/>
      <w:lvlJc w:val="left"/>
      <w:pPr>
        <w:ind w:left="7615" w:hanging="360"/>
      </w:pPr>
    </w:lvl>
    <w:lvl w:ilvl="4">
      <w:start w:val="1"/>
      <w:numFmt w:val="lowerLetter"/>
      <w:lvlText w:val="%5."/>
      <w:lvlJc w:val="left"/>
      <w:pPr>
        <w:ind w:left="8335" w:hanging="360"/>
      </w:pPr>
    </w:lvl>
    <w:lvl w:ilvl="5">
      <w:start w:val="1"/>
      <w:numFmt w:val="lowerRoman"/>
      <w:lvlText w:val="%6."/>
      <w:lvlJc w:val="right"/>
      <w:pPr>
        <w:ind w:left="9055" w:hanging="180"/>
      </w:pPr>
    </w:lvl>
    <w:lvl w:ilvl="6">
      <w:start w:val="1"/>
      <w:numFmt w:val="decimal"/>
      <w:lvlText w:val="%7."/>
      <w:lvlJc w:val="left"/>
      <w:pPr>
        <w:ind w:left="9775" w:hanging="360"/>
      </w:pPr>
    </w:lvl>
    <w:lvl w:ilvl="7">
      <w:start w:val="1"/>
      <w:numFmt w:val="lowerLetter"/>
      <w:lvlText w:val="%8."/>
      <w:lvlJc w:val="left"/>
      <w:pPr>
        <w:ind w:left="10495" w:hanging="360"/>
      </w:pPr>
    </w:lvl>
    <w:lvl w:ilvl="8">
      <w:start w:val="1"/>
      <w:numFmt w:val="lowerRoman"/>
      <w:lvlText w:val="%9."/>
      <w:lvlJc w:val="right"/>
      <w:pPr>
        <w:ind w:left="11215" w:hanging="180"/>
      </w:pPr>
    </w:lvl>
  </w:abstractNum>
  <w:abstractNum w:abstractNumId="36" w15:restartNumberingAfterBreak="0">
    <w:nsid w:val="1CDA0FEE"/>
    <w:multiLevelType w:val="hybridMultilevel"/>
    <w:tmpl w:val="9D540C7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1D625F42"/>
    <w:multiLevelType w:val="hybridMultilevel"/>
    <w:tmpl w:val="456CACD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D72441F"/>
    <w:multiLevelType w:val="multilevel"/>
    <w:tmpl w:val="30CA4326"/>
    <w:lvl w:ilvl="0">
      <w:start w:val="1"/>
      <w:numFmt w:val="bullet"/>
      <w:lvlText w:val="●"/>
      <w:lvlJc w:val="left"/>
      <w:pPr>
        <w:ind w:left="1450" w:hanging="360"/>
      </w:pPr>
      <w:rPr>
        <w:rFonts w:ascii="Noto Sans Symbols" w:eastAsia="Noto Sans Symbols" w:hAnsi="Noto Sans Symbols" w:cs="Noto Sans Symbols"/>
        <w:sz w:val="22"/>
        <w:szCs w:val="22"/>
      </w:rPr>
    </w:lvl>
    <w:lvl w:ilvl="1">
      <w:start w:val="1"/>
      <w:numFmt w:val="lowerLetter"/>
      <w:lvlText w:val="%2)"/>
      <w:lvlJc w:val="left"/>
      <w:pPr>
        <w:ind w:left="720" w:hanging="360"/>
      </w:pPr>
    </w:lvl>
    <w:lvl w:ilvl="2">
      <w:numFmt w:val="bullet"/>
      <w:lvlText w:val="•"/>
      <w:lvlJc w:val="left"/>
      <w:pPr>
        <w:ind w:left="1900" w:hanging="360"/>
      </w:pPr>
    </w:lvl>
    <w:lvl w:ilvl="3">
      <w:numFmt w:val="bullet"/>
      <w:lvlText w:val="•"/>
      <w:lvlJc w:val="left"/>
      <w:pPr>
        <w:ind w:left="2967" w:hanging="360"/>
      </w:pPr>
    </w:lvl>
    <w:lvl w:ilvl="4">
      <w:numFmt w:val="bullet"/>
      <w:lvlText w:val="•"/>
      <w:lvlJc w:val="left"/>
      <w:pPr>
        <w:ind w:left="4035" w:hanging="360"/>
      </w:pPr>
    </w:lvl>
    <w:lvl w:ilvl="5">
      <w:numFmt w:val="bullet"/>
      <w:lvlText w:val="•"/>
      <w:lvlJc w:val="left"/>
      <w:pPr>
        <w:ind w:left="5102" w:hanging="360"/>
      </w:pPr>
    </w:lvl>
    <w:lvl w:ilvl="6">
      <w:numFmt w:val="bullet"/>
      <w:lvlText w:val="•"/>
      <w:lvlJc w:val="left"/>
      <w:pPr>
        <w:ind w:left="6170" w:hanging="360"/>
      </w:pPr>
    </w:lvl>
    <w:lvl w:ilvl="7">
      <w:numFmt w:val="bullet"/>
      <w:lvlText w:val="•"/>
      <w:lvlJc w:val="left"/>
      <w:pPr>
        <w:ind w:left="7237" w:hanging="360"/>
      </w:pPr>
    </w:lvl>
    <w:lvl w:ilvl="8">
      <w:numFmt w:val="bullet"/>
      <w:lvlText w:val="•"/>
      <w:lvlJc w:val="left"/>
      <w:pPr>
        <w:ind w:left="8305" w:hanging="360"/>
      </w:pPr>
    </w:lvl>
  </w:abstractNum>
  <w:abstractNum w:abstractNumId="39" w15:restartNumberingAfterBreak="0">
    <w:nsid w:val="1DB01BEA"/>
    <w:multiLevelType w:val="hybridMultilevel"/>
    <w:tmpl w:val="0E2CFA5A"/>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0" w15:restartNumberingAfterBreak="0">
    <w:nsid w:val="1DBE41C5"/>
    <w:multiLevelType w:val="hybridMultilevel"/>
    <w:tmpl w:val="9E6E59D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1DCE0F46"/>
    <w:multiLevelType w:val="hybridMultilevel"/>
    <w:tmpl w:val="665C5FA6"/>
    <w:lvl w:ilvl="0" w:tplc="282478BE">
      <w:start w:val="4"/>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1E027759"/>
    <w:multiLevelType w:val="multilevel"/>
    <w:tmpl w:val="717031F0"/>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5455" w:hanging="360"/>
      </w:pPr>
    </w:lvl>
    <w:lvl w:ilvl="3">
      <w:start w:val="1"/>
      <w:numFmt w:val="lowerLetter"/>
      <w:lvlText w:val="%4)"/>
      <w:lvlJc w:val="left"/>
      <w:pPr>
        <w:ind w:left="2487" w:hanging="360"/>
      </w:p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43" w15:restartNumberingAfterBreak="0">
    <w:nsid w:val="1E1C5740"/>
    <w:multiLevelType w:val="hybridMultilevel"/>
    <w:tmpl w:val="261A3F20"/>
    <w:lvl w:ilvl="0" w:tplc="680E75AE">
      <w:start w:val="4"/>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1EB23CE1"/>
    <w:multiLevelType w:val="hybridMultilevel"/>
    <w:tmpl w:val="93FCBB50"/>
    <w:lvl w:ilvl="0" w:tplc="44D277A6">
      <w:start w:val="1"/>
      <w:numFmt w:val="lowerRoman"/>
      <w:lvlText w:val="(%1)"/>
      <w:lvlJc w:val="left"/>
      <w:pPr>
        <w:ind w:left="1762" w:hanging="720"/>
      </w:pPr>
      <w:rPr>
        <w:rFonts w:hint="default"/>
      </w:rPr>
    </w:lvl>
    <w:lvl w:ilvl="1" w:tplc="38090019" w:tentative="1">
      <w:start w:val="1"/>
      <w:numFmt w:val="lowerLetter"/>
      <w:lvlText w:val="%2."/>
      <w:lvlJc w:val="left"/>
      <w:pPr>
        <w:ind w:left="2122" w:hanging="360"/>
      </w:pPr>
    </w:lvl>
    <w:lvl w:ilvl="2" w:tplc="3809001B" w:tentative="1">
      <w:start w:val="1"/>
      <w:numFmt w:val="lowerRoman"/>
      <w:lvlText w:val="%3."/>
      <w:lvlJc w:val="right"/>
      <w:pPr>
        <w:ind w:left="2842" w:hanging="180"/>
      </w:pPr>
    </w:lvl>
    <w:lvl w:ilvl="3" w:tplc="3809000F" w:tentative="1">
      <w:start w:val="1"/>
      <w:numFmt w:val="decimal"/>
      <w:lvlText w:val="%4."/>
      <w:lvlJc w:val="left"/>
      <w:pPr>
        <w:ind w:left="3562" w:hanging="360"/>
      </w:pPr>
    </w:lvl>
    <w:lvl w:ilvl="4" w:tplc="38090019" w:tentative="1">
      <w:start w:val="1"/>
      <w:numFmt w:val="lowerLetter"/>
      <w:lvlText w:val="%5."/>
      <w:lvlJc w:val="left"/>
      <w:pPr>
        <w:ind w:left="4282" w:hanging="360"/>
      </w:pPr>
    </w:lvl>
    <w:lvl w:ilvl="5" w:tplc="3809001B" w:tentative="1">
      <w:start w:val="1"/>
      <w:numFmt w:val="lowerRoman"/>
      <w:lvlText w:val="%6."/>
      <w:lvlJc w:val="right"/>
      <w:pPr>
        <w:ind w:left="5002" w:hanging="180"/>
      </w:pPr>
    </w:lvl>
    <w:lvl w:ilvl="6" w:tplc="3809000F" w:tentative="1">
      <w:start w:val="1"/>
      <w:numFmt w:val="decimal"/>
      <w:lvlText w:val="%7."/>
      <w:lvlJc w:val="left"/>
      <w:pPr>
        <w:ind w:left="5722" w:hanging="360"/>
      </w:pPr>
    </w:lvl>
    <w:lvl w:ilvl="7" w:tplc="38090019" w:tentative="1">
      <w:start w:val="1"/>
      <w:numFmt w:val="lowerLetter"/>
      <w:lvlText w:val="%8."/>
      <w:lvlJc w:val="left"/>
      <w:pPr>
        <w:ind w:left="6442" w:hanging="360"/>
      </w:pPr>
    </w:lvl>
    <w:lvl w:ilvl="8" w:tplc="3809001B" w:tentative="1">
      <w:start w:val="1"/>
      <w:numFmt w:val="lowerRoman"/>
      <w:lvlText w:val="%9."/>
      <w:lvlJc w:val="right"/>
      <w:pPr>
        <w:ind w:left="7162" w:hanging="180"/>
      </w:pPr>
    </w:lvl>
  </w:abstractNum>
  <w:abstractNum w:abstractNumId="45" w15:restartNumberingAfterBreak="0">
    <w:nsid w:val="1F3A3CBB"/>
    <w:multiLevelType w:val="hybridMultilevel"/>
    <w:tmpl w:val="6FBC0630"/>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6" w15:restartNumberingAfterBreak="0">
    <w:nsid w:val="1F941901"/>
    <w:multiLevelType w:val="hybridMultilevel"/>
    <w:tmpl w:val="D2EC5E00"/>
    <w:lvl w:ilvl="0" w:tplc="97CE52D6">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FD14CDA"/>
    <w:multiLevelType w:val="hybridMultilevel"/>
    <w:tmpl w:val="C60EB526"/>
    <w:lvl w:ilvl="0" w:tplc="D974E38A">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FDC7EBE"/>
    <w:multiLevelType w:val="multilevel"/>
    <w:tmpl w:val="1BEA4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202902DC"/>
    <w:multiLevelType w:val="hybridMultilevel"/>
    <w:tmpl w:val="86029AAE"/>
    <w:lvl w:ilvl="0" w:tplc="B0F2C688">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18F23E4"/>
    <w:multiLevelType w:val="hybridMultilevel"/>
    <w:tmpl w:val="49721D8A"/>
    <w:lvl w:ilvl="0" w:tplc="AEAA2378">
      <w:start w:val="1"/>
      <w:numFmt w:val="bullet"/>
      <w:lvlText w:val="•"/>
      <w:lvlJc w:val="left"/>
      <w:pPr>
        <w:tabs>
          <w:tab w:val="num" w:pos="720"/>
        </w:tabs>
        <w:ind w:left="720" w:hanging="360"/>
      </w:pPr>
      <w:rPr>
        <w:rFonts w:ascii="Arial" w:hAnsi="Arial" w:hint="default"/>
      </w:rPr>
    </w:lvl>
    <w:lvl w:ilvl="1" w:tplc="2D0EEB62" w:tentative="1">
      <w:start w:val="1"/>
      <w:numFmt w:val="bullet"/>
      <w:lvlText w:val="•"/>
      <w:lvlJc w:val="left"/>
      <w:pPr>
        <w:tabs>
          <w:tab w:val="num" w:pos="1440"/>
        </w:tabs>
        <w:ind w:left="1440" w:hanging="360"/>
      </w:pPr>
      <w:rPr>
        <w:rFonts w:ascii="Arial" w:hAnsi="Arial" w:hint="default"/>
      </w:rPr>
    </w:lvl>
    <w:lvl w:ilvl="2" w:tplc="A5EA7C68" w:tentative="1">
      <w:start w:val="1"/>
      <w:numFmt w:val="bullet"/>
      <w:lvlText w:val="•"/>
      <w:lvlJc w:val="left"/>
      <w:pPr>
        <w:tabs>
          <w:tab w:val="num" w:pos="2160"/>
        </w:tabs>
        <w:ind w:left="2160" w:hanging="360"/>
      </w:pPr>
      <w:rPr>
        <w:rFonts w:ascii="Arial" w:hAnsi="Arial" w:hint="default"/>
      </w:rPr>
    </w:lvl>
    <w:lvl w:ilvl="3" w:tplc="1C4ABFC8" w:tentative="1">
      <w:start w:val="1"/>
      <w:numFmt w:val="bullet"/>
      <w:lvlText w:val="•"/>
      <w:lvlJc w:val="left"/>
      <w:pPr>
        <w:tabs>
          <w:tab w:val="num" w:pos="2880"/>
        </w:tabs>
        <w:ind w:left="2880" w:hanging="360"/>
      </w:pPr>
      <w:rPr>
        <w:rFonts w:ascii="Arial" w:hAnsi="Arial" w:hint="default"/>
      </w:rPr>
    </w:lvl>
    <w:lvl w:ilvl="4" w:tplc="F7CCFDC8" w:tentative="1">
      <w:start w:val="1"/>
      <w:numFmt w:val="bullet"/>
      <w:lvlText w:val="•"/>
      <w:lvlJc w:val="left"/>
      <w:pPr>
        <w:tabs>
          <w:tab w:val="num" w:pos="3600"/>
        </w:tabs>
        <w:ind w:left="3600" w:hanging="360"/>
      </w:pPr>
      <w:rPr>
        <w:rFonts w:ascii="Arial" w:hAnsi="Arial" w:hint="default"/>
      </w:rPr>
    </w:lvl>
    <w:lvl w:ilvl="5" w:tplc="8B4428DE" w:tentative="1">
      <w:start w:val="1"/>
      <w:numFmt w:val="bullet"/>
      <w:lvlText w:val="•"/>
      <w:lvlJc w:val="left"/>
      <w:pPr>
        <w:tabs>
          <w:tab w:val="num" w:pos="4320"/>
        </w:tabs>
        <w:ind w:left="4320" w:hanging="360"/>
      </w:pPr>
      <w:rPr>
        <w:rFonts w:ascii="Arial" w:hAnsi="Arial" w:hint="default"/>
      </w:rPr>
    </w:lvl>
    <w:lvl w:ilvl="6" w:tplc="3D58A9FE" w:tentative="1">
      <w:start w:val="1"/>
      <w:numFmt w:val="bullet"/>
      <w:lvlText w:val="•"/>
      <w:lvlJc w:val="left"/>
      <w:pPr>
        <w:tabs>
          <w:tab w:val="num" w:pos="5040"/>
        </w:tabs>
        <w:ind w:left="5040" w:hanging="360"/>
      </w:pPr>
      <w:rPr>
        <w:rFonts w:ascii="Arial" w:hAnsi="Arial" w:hint="default"/>
      </w:rPr>
    </w:lvl>
    <w:lvl w:ilvl="7" w:tplc="DE90DE38" w:tentative="1">
      <w:start w:val="1"/>
      <w:numFmt w:val="bullet"/>
      <w:lvlText w:val="•"/>
      <w:lvlJc w:val="left"/>
      <w:pPr>
        <w:tabs>
          <w:tab w:val="num" w:pos="5760"/>
        </w:tabs>
        <w:ind w:left="5760" w:hanging="360"/>
      </w:pPr>
      <w:rPr>
        <w:rFonts w:ascii="Arial" w:hAnsi="Arial" w:hint="default"/>
      </w:rPr>
    </w:lvl>
    <w:lvl w:ilvl="8" w:tplc="CA40877E"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1C40528"/>
    <w:multiLevelType w:val="multilevel"/>
    <w:tmpl w:val="4F0CCFB6"/>
    <w:lvl w:ilvl="0">
      <w:start w:val="1"/>
      <w:numFmt w:val="decimal"/>
      <w:lvlText w:val="%1."/>
      <w:lvlJc w:val="left"/>
      <w:pPr>
        <w:ind w:left="360" w:hanging="360"/>
      </w:pPr>
      <w:rPr>
        <w:rFonts w:hint="default"/>
      </w:rPr>
    </w:lvl>
    <w:lvl w:ilvl="1">
      <w:start w:val="1"/>
      <w:numFmt w:val="decimal"/>
      <w:lvlText w:val="%1.%2."/>
      <w:lvlJc w:val="left"/>
      <w:pPr>
        <w:ind w:left="1287" w:hanging="720"/>
      </w:pPr>
      <w:rPr>
        <w:rFonts w:hint="default"/>
        <w:b/>
        <w:bCs/>
        <w:i w:val="0"/>
        <w:iCs/>
        <w:color w:val="000000" w:themeColor="text1"/>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2" w15:restartNumberingAfterBreak="0">
    <w:nsid w:val="221234E3"/>
    <w:multiLevelType w:val="hybridMultilevel"/>
    <w:tmpl w:val="32C65DA2"/>
    <w:lvl w:ilvl="0" w:tplc="3E9076A6">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22EB4CDB"/>
    <w:multiLevelType w:val="hybridMultilevel"/>
    <w:tmpl w:val="044ACBB6"/>
    <w:lvl w:ilvl="0" w:tplc="32A07260">
      <w:start w:val="5"/>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22F70BDD"/>
    <w:multiLevelType w:val="hybridMultilevel"/>
    <w:tmpl w:val="51080B8C"/>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25271385"/>
    <w:multiLevelType w:val="hybridMultilevel"/>
    <w:tmpl w:val="0E948DB4"/>
    <w:lvl w:ilvl="0" w:tplc="38090017">
      <w:start w:val="1"/>
      <w:numFmt w:val="lowerLetter"/>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56" w15:restartNumberingAfterBreak="0">
    <w:nsid w:val="257947C4"/>
    <w:multiLevelType w:val="hybridMultilevel"/>
    <w:tmpl w:val="D72A09B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7" w15:restartNumberingAfterBreak="0">
    <w:nsid w:val="259D2551"/>
    <w:multiLevelType w:val="hybridMultilevel"/>
    <w:tmpl w:val="BF92EAD8"/>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8" w15:restartNumberingAfterBreak="0">
    <w:nsid w:val="25A431D5"/>
    <w:multiLevelType w:val="hybridMultilevel"/>
    <w:tmpl w:val="DD048286"/>
    <w:lvl w:ilvl="0" w:tplc="CB783B98">
      <w:start w:val="5"/>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267E6D1C"/>
    <w:multiLevelType w:val="hybridMultilevel"/>
    <w:tmpl w:val="188E761C"/>
    <w:lvl w:ilvl="0" w:tplc="3809000F">
      <w:start w:val="1"/>
      <w:numFmt w:val="decimal"/>
      <w:lvlText w:val="%1."/>
      <w:lvlJc w:val="left"/>
      <w:pPr>
        <w:ind w:left="1766" w:hanging="360"/>
      </w:pPr>
    </w:lvl>
    <w:lvl w:ilvl="1" w:tplc="38090019" w:tentative="1">
      <w:start w:val="1"/>
      <w:numFmt w:val="lowerLetter"/>
      <w:lvlText w:val="%2."/>
      <w:lvlJc w:val="left"/>
      <w:pPr>
        <w:ind w:left="2486" w:hanging="360"/>
      </w:pPr>
    </w:lvl>
    <w:lvl w:ilvl="2" w:tplc="3809001B" w:tentative="1">
      <w:start w:val="1"/>
      <w:numFmt w:val="lowerRoman"/>
      <w:lvlText w:val="%3."/>
      <w:lvlJc w:val="right"/>
      <w:pPr>
        <w:ind w:left="3206" w:hanging="180"/>
      </w:pPr>
    </w:lvl>
    <w:lvl w:ilvl="3" w:tplc="3809000F" w:tentative="1">
      <w:start w:val="1"/>
      <w:numFmt w:val="decimal"/>
      <w:lvlText w:val="%4."/>
      <w:lvlJc w:val="left"/>
      <w:pPr>
        <w:ind w:left="3926" w:hanging="360"/>
      </w:pPr>
    </w:lvl>
    <w:lvl w:ilvl="4" w:tplc="38090019" w:tentative="1">
      <w:start w:val="1"/>
      <w:numFmt w:val="lowerLetter"/>
      <w:lvlText w:val="%5."/>
      <w:lvlJc w:val="left"/>
      <w:pPr>
        <w:ind w:left="4646" w:hanging="360"/>
      </w:pPr>
    </w:lvl>
    <w:lvl w:ilvl="5" w:tplc="3809001B" w:tentative="1">
      <w:start w:val="1"/>
      <w:numFmt w:val="lowerRoman"/>
      <w:lvlText w:val="%6."/>
      <w:lvlJc w:val="right"/>
      <w:pPr>
        <w:ind w:left="5366" w:hanging="180"/>
      </w:pPr>
    </w:lvl>
    <w:lvl w:ilvl="6" w:tplc="3809000F" w:tentative="1">
      <w:start w:val="1"/>
      <w:numFmt w:val="decimal"/>
      <w:lvlText w:val="%7."/>
      <w:lvlJc w:val="left"/>
      <w:pPr>
        <w:ind w:left="6086" w:hanging="360"/>
      </w:pPr>
    </w:lvl>
    <w:lvl w:ilvl="7" w:tplc="38090019" w:tentative="1">
      <w:start w:val="1"/>
      <w:numFmt w:val="lowerLetter"/>
      <w:lvlText w:val="%8."/>
      <w:lvlJc w:val="left"/>
      <w:pPr>
        <w:ind w:left="6806" w:hanging="360"/>
      </w:pPr>
    </w:lvl>
    <w:lvl w:ilvl="8" w:tplc="3809001B" w:tentative="1">
      <w:start w:val="1"/>
      <w:numFmt w:val="lowerRoman"/>
      <w:lvlText w:val="%9."/>
      <w:lvlJc w:val="right"/>
      <w:pPr>
        <w:ind w:left="7526" w:hanging="180"/>
      </w:pPr>
    </w:lvl>
  </w:abstractNum>
  <w:abstractNum w:abstractNumId="60" w15:restartNumberingAfterBreak="0">
    <w:nsid w:val="26AB15A3"/>
    <w:multiLevelType w:val="hybridMultilevel"/>
    <w:tmpl w:val="15F26B44"/>
    <w:lvl w:ilvl="0" w:tplc="EEC47182">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26FC594A"/>
    <w:multiLevelType w:val="multilevel"/>
    <w:tmpl w:val="7040A472"/>
    <w:lvl w:ilvl="0">
      <w:start w:val="8"/>
      <w:numFmt w:val="upperRoman"/>
      <w:lvlText w:val="%1"/>
      <w:lvlJc w:val="left"/>
      <w:pPr>
        <w:ind w:left="1720" w:hanging="694"/>
      </w:pPr>
      <w:rPr>
        <w:rFonts w:hint="default"/>
      </w:rPr>
    </w:lvl>
    <w:lvl w:ilvl="1">
      <w:start w:val="1"/>
      <w:numFmt w:val="upperRoman"/>
      <w:lvlText w:val="%1.%2."/>
      <w:lvlJc w:val="left"/>
      <w:pPr>
        <w:ind w:left="1720" w:hanging="694"/>
      </w:pPr>
      <w:rPr>
        <w:rFonts w:ascii="Arial" w:eastAsia="Arial" w:hAnsi="Arial" w:cs="Arial" w:hint="default"/>
        <w:b/>
        <w:sz w:val="22"/>
        <w:szCs w:val="22"/>
      </w:rPr>
    </w:lvl>
    <w:lvl w:ilvl="2">
      <w:start w:val="1"/>
      <w:numFmt w:val="lowerLetter"/>
      <w:lvlText w:val="%3."/>
      <w:lvlJc w:val="left"/>
      <w:pPr>
        <w:ind w:left="720" w:hanging="360"/>
      </w:pPr>
      <w:rPr>
        <w:rFonts w:hint="default"/>
      </w:rPr>
    </w:lvl>
    <w:lvl w:ilvl="3">
      <w:start w:val="1"/>
      <w:numFmt w:val="lowerLetter"/>
      <w:lvlText w:val="%4)"/>
      <w:lvlJc w:val="left"/>
      <w:pPr>
        <w:ind w:left="2440" w:hanging="360"/>
      </w:pPr>
      <w:rPr>
        <w:rFonts w:hint="default"/>
      </w:rPr>
    </w:lvl>
    <w:lvl w:ilvl="4">
      <w:numFmt w:val="bullet"/>
      <w:lvlText w:val="-"/>
      <w:lvlJc w:val="left"/>
      <w:pPr>
        <w:ind w:left="2800" w:hanging="360"/>
      </w:pPr>
      <w:rPr>
        <w:rFonts w:ascii="Georgia" w:eastAsia="Georgia" w:hAnsi="Georgia" w:cs="Georgia" w:hint="default"/>
        <w:sz w:val="20"/>
        <w:szCs w:val="20"/>
      </w:rPr>
    </w:lvl>
    <w:lvl w:ilvl="5">
      <w:start w:val="1"/>
      <w:numFmt w:val="lowerRoman"/>
      <w:lvlText w:val="%6."/>
      <w:lvlJc w:val="left"/>
      <w:pPr>
        <w:ind w:left="3160" w:hanging="360"/>
      </w:pPr>
      <w:rPr>
        <w:rFonts w:ascii="Arial MT" w:eastAsia="Arial MT" w:hAnsi="Arial MT" w:cs="Arial MT" w:hint="default"/>
        <w:sz w:val="22"/>
        <w:szCs w:val="22"/>
      </w:rPr>
    </w:lvl>
    <w:lvl w:ilvl="6">
      <w:numFmt w:val="bullet"/>
      <w:lvlText w:val="•"/>
      <w:lvlJc w:val="left"/>
      <w:pPr>
        <w:ind w:left="4584" w:hanging="360"/>
      </w:pPr>
      <w:rPr>
        <w:rFonts w:hint="default"/>
      </w:rPr>
    </w:lvl>
    <w:lvl w:ilvl="7">
      <w:numFmt w:val="bullet"/>
      <w:lvlText w:val="•"/>
      <w:lvlJc w:val="left"/>
      <w:pPr>
        <w:ind w:left="6008" w:hanging="360"/>
      </w:pPr>
      <w:rPr>
        <w:rFonts w:hint="default"/>
      </w:rPr>
    </w:lvl>
    <w:lvl w:ilvl="8">
      <w:numFmt w:val="bullet"/>
      <w:lvlText w:val="•"/>
      <w:lvlJc w:val="left"/>
      <w:pPr>
        <w:ind w:left="7432" w:hanging="360"/>
      </w:pPr>
      <w:rPr>
        <w:rFonts w:hint="default"/>
      </w:rPr>
    </w:lvl>
  </w:abstractNum>
  <w:abstractNum w:abstractNumId="62" w15:restartNumberingAfterBreak="0">
    <w:nsid w:val="27372169"/>
    <w:multiLevelType w:val="hybridMultilevel"/>
    <w:tmpl w:val="666A774C"/>
    <w:lvl w:ilvl="0" w:tplc="4348A4BC">
      <w:start w:val="1"/>
      <w:numFmt w:val="lowerLetter"/>
      <w:lvlText w:val="%1."/>
      <w:lvlJc w:val="left"/>
      <w:pPr>
        <w:ind w:left="720" w:hanging="360"/>
      </w:pPr>
      <w:rPr>
        <w:rFonts w:asciiTheme="minorHAnsi" w:eastAsia="Arial"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28B60B53"/>
    <w:multiLevelType w:val="hybridMultilevel"/>
    <w:tmpl w:val="65D62344"/>
    <w:lvl w:ilvl="0" w:tplc="D0CEFC74">
      <w:start w:val="5"/>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296D66C7"/>
    <w:multiLevelType w:val="hybridMultilevel"/>
    <w:tmpl w:val="9E6E59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97528FC"/>
    <w:multiLevelType w:val="hybridMultilevel"/>
    <w:tmpl w:val="094C1F5A"/>
    <w:lvl w:ilvl="0" w:tplc="C11602B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7C2F67"/>
    <w:multiLevelType w:val="hybridMultilevel"/>
    <w:tmpl w:val="87EE573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7" w15:restartNumberingAfterBreak="0">
    <w:nsid w:val="297F169B"/>
    <w:multiLevelType w:val="hybridMultilevel"/>
    <w:tmpl w:val="30463B86"/>
    <w:lvl w:ilvl="0" w:tplc="3162F4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A424FBE"/>
    <w:multiLevelType w:val="hybridMultilevel"/>
    <w:tmpl w:val="BFFE2950"/>
    <w:lvl w:ilvl="0" w:tplc="FFFFFFFF">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A567293"/>
    <w:multiLevelType w:val="hybridMultilevel"/>
    <w:tmpl w:val="22A6A430"/>
    <w:lvl w:ilvl="0" w:tplc="FFFFFFFF">
      <w:start w:val="1"/>
      <w:numFmt w:val="lowerLetter"/>
      <w:lvlText w:val="%1."/>
      <w:lvlJc w:val="left"/>
      <w:pPr>
        <w:ind w:left="1571" w:hanging="360"/>
      </w:pPr>
      <w:rPr>
        <w:rFonts w:asciiTheme="minorHAnsi" w:eastAsia="Arial"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AD160FE"/>
    <w:multiLevelType w:val="hybridMultilevel"/>
    <w:tmpl w:val="A0C65EC0"/>
    <w:lvl w:ilvl="0" w:tplc="B0FC50A4">
      <w:start w:val="1"/>
      <w:numFmt w:val="lowerLetter"/>
      <w:lvlText w:val="%1."/>
      <w:lvlJc w:val="left"/>
      <w:pPr>
        <w:ind w:left="1571" w:hanging="360"/>
      </w:pPr>
      <w:rPr>
        <w:rFonts w:asciiTheme="minorHAnsi" w:eastAsia="Arial" w:hAnsiTheme="minorHAnsi" w:cstheme="minorHAnsi"/>
      </w:r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1" w15:restartNumberingAfterBreak="0">
    <w:nsid w:val="2C240C21"/>
    <w:multiLevelType w:val="multilevel"/>
    <w:tmpl w:val="FBD49C36"/>
    <w:lvl w:ilvl="0">
      <w:start w:val="5"/>
      <w:numFmt w:val="lowerLetter"/>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numFmt w:val="bullet"/>
      <w:lvlText w:val="-"/>
      <w:lvlJc w:val="left"/>
      <w:pPr>
        <w:ind w:left="4320" w:hanging="360"/>
      </w:pPr>
      <w:rPr>
        <w:rFonts w:ascii="Georgia" w:eastAsia="Georgia" w:hAnsi="Georgia" w:cs="Georgia" w:hint="default"/>
        <w:sz w:val="20"/>
        <w:szCs w:val="20"/>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2" w15:restartNumberingAfterBreak="0">
    <w:nsid w:val="2CEB5DAD"/>
    <w:multiLevelType w:val="hybridMultilevel"/>
    <w:tmpl w:val="1562C9E6"/>
    <w:lvl w:ilvl="0" w:tplc="C09A7392">
      <w:start w:val="7"/>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2D414FFD"/>
    <w:multiLevelType w:val="hybridMultilevel"/>
    <w:tmpl w:val="B43ACBA2"/>
    <w:lvl w:ilvl="0" w:tplc="8C9CC6D2">
      <w:start w:val="3"/>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2D9572F9"/>
    <w:multiLevelType w:val="hybridMultilevel"/>
    <w:tmpl w:val="347E0E68"/>
    <w:lvl w:ilvl="0" w:tplc="64EAEF14">
      <w:start w:val="5"/>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2E523FE6"/>
    <w:multiLevelType w:val="hybridMultilevel"/>
    <w:tmpl w:val="42808F0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6" w15:restartNumberingAfterBreak="0">
    <w:nsid w:val="2EA765DB"/>
    <w:multiLevelType w:val="hybridMultilevel"/>
    <w:tmpl w:val="452AE8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F04F47"/>
    <w:multiLevelType w:val="hybridMultilevel"/>
    <w:tmpl w:val="4E707EF8"/>
    <w:lvl w:ilvl="0" w:tplc="38090017">
      <w:start w:val="1"/>
      <w:numFmt w:val="lowerLetter"/>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78" w15:restartNumberingAfterBreak="0">
    <w:nsid w:val="2FF4696B"/>
    <w:multiLevelType w:val="hybridMultilevel"/>
    <w:tmpl w:val="FB241826"/>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1BE099F"/>
    <w:multiLevelType w:val="multilevel"/>
    <w:tmpl w:val="10BEAF8C"/>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5455" w:hanging="360"/>
      </w:pPr>
    </w:lvl>
    <w:lvl w:ilvl="3">
      <w:start w:val="1"/>
      <w:numFmt w:val="lowerLetter"/>
      <w:lvlText w:val="%4)"/>
      <w:lvlJc w:val="left"/>
      <w:pPr>
        <w:ind w:left="2487" w:hanging="360"/>
      </w:pPr>
    </w:lvl>
    <w:lvl w:ilvl="4">
      <w:numFmt w:val="bullet"/>
      <w:lvlText w:val="-"/>
      <w:lvlJc w:val="left"/>
      <w:pPr>
        <w:ind w:left="2800" w:hanging="360"/>
      </w:pPr>
      <w:rPr>
        <w:rFonts w:ascii="Georgia" w:eastAsia="Georgia" w:hAnsi="Georgia" w:cs="Georgia"/>
        <w:sz w:val="20"/>
        <w:szCs w:val="20"/>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80" w15:restartNumberingAfterBreak="0">
    <w:nsid w:val="32884088"/>
    <w:multiLevelType w:val="multilevel"/>
    <w:tmpl w:val="B81A3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Arial MT" w:eastAsia="Arial MT" w:hAnsi="Arial MT" w:cs="Arial MT"/>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2487"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32BD26FF"/>
    <w:multiLevelType w:val="hybridMultilevel"/>
    <w:tmpl w:val="43384044"/>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3CC521C"/>
    <w:multiLevelType w:val="hybridMultilevel"/>
    <w:tmpl w:val="746E31A2"/>
    <w:lvl w:ilvl="0" w:tplc="A42E1638">
      <w:start w:val="1"/>
      <w:numFmt w:val="decimal"/>
      <w:lvlText w:val="%1."/>
      <w:lvlJc w:val="left"/>
      <w:pPr>
        <w:ind w:left="720" w:hanging="360"/>
      </w:pPr>
      <w:rPr>
        <w:rFonts w:hint="default"/>
        <w:b/>
        <w:bCs/>
        <w:i w:val="0"/>
        <w:iCs w:val="0"/>
      </w:rPr>
    </w:lvl>
    <w:lvl w:ilvl="1" w:tplc="B0FC50A4">
      <w:start w:val="1"/>
      <w:numFmt w:val="lowerLetter"/>
      <w:lvlText w:val="%2."/>
      <w:lvlJc w:val="left"/>
      <w:pPr>
        <w:ind w:left="1440" w:hanging="360"/>
      </w:pPr>
      <w:rPr>
        <w:rFonts w:asciiTheme="minorHAnsi" w:eastAsia="Arial" w:hAnsiTheme="minorHAnsi" w:cstheme="minorHAnsi"/>
      </w:rPr>
    </w:lvl>
    <w:lvl w:ilvl="2" w:tplc="38090019">
      <w:start w:val="1"/>
      <w:numFmt w:val="lowerLetter"/>
      <w:lvlText w:val="%3."/>
      <w:lvlJc w:val="left"/>
      <w:pPr>
        <w:ind w:left="720" w:hanging="360"/>
      </w:pPr>
    </w:lvl>
    <w:lvl w:ilvl="3" w:tplc="B004203E">
      <w:start w:val="1"/>
      <w:numFmt w:val="lowerLetter"/>
      <w:lvlText w:val="%4)"/>
      <w:lvlJc w:val="left"/>
      <w:pPr>
        <w:ind w:left="2880" w:hanging="360"/>
      </w:pPr>
      <w:rPr>
        <w:rFonts w:hint="default"/>
        <w:color w:val="000000"/>
      </w:rPr>
    </w:lvl>
    <w:lvl w:ilvl="4" w:tplc="9DBA76D2">
      <w:start w:val="1"/>
      <w:numFmt w:val="lowerRoman"/>
      <w:lvlText w:val="(%5)"/>
      <w:lvlJc w:val="left"/>
      <w:pPr>
        <w:ind w:left="3960" w:hanging="720"/>
      </w:pPr>
      <w:rPr>
        <w:rFonts w:hint="default"/>
        <w:color w:val="000000"/>
      </w:rPr>
    </w:lvl>
    <w:lvl w:ilvl="5" w:tplc="5C18660E">
      <w:start w:val="4"/>
      <w:numFmt w:val="upperLetter"/>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3FB6A4A"/>
    <w:multiLevelType w:val="multilevel"/>
    <w:tmpl w:val="E0F6F6FE"/>
    <w:lvl w:ilvl="0">
      <w:start w:val="1"/>
      <w:numFmt w:val="bullet"/>
      <w:lvlText w:val="●"/>
      <w:lvlJc w:val="left"/>
      <w:pPr>
        <w:ind w:left="1450" w:hanging="360"/>
      </w:pPr>
      <w:rPr>
        <w:rFonts w:ascii="Noto Sans Symbols" w:eastAsia="Noto Sans Symbols" w:hAnsi="Noto Sans Symbols" w:cs="Noto Sans Symbols"/>
        <w:sz w:val="22"/>
        <w:szCs w:val="22"/>
      </w:rPr>
    </w:lvl>
    <w:lvl w:ilvl="1">
      <w:start w:val="1"/>
      <w:numFmt w:val="lowerLetter"/>
      <w:lvlText w:val="%2."/>
      <w:lvlJc w:val="left"/>
      <w:pPr>
        <w:ind w:left="720" w:hanging="360"/>
      </w:pPr>
    </w:lvl>
    <w:lvl w:ilvl="2">
      <w:numFmt w:val="bullet"/>
      <w:lvlText w:val="•"/>
      <w:lvlJc w:val="left"/>
      <w:pPr>
        <w:ind w:left="1900" w:hanging="360"/>
      </w:pPr>
    </w:lvl>
    <w:lvl w:ilvl="3">
      <w:numFmt w:val="bullet"/>
      <w:lvlText w:val="•"/>
      <w:lvlJc w:val="left"/>
      <w:pPr>
        <w:ind w:left="2967" w:hanging="360"/>
      </w:pPr>
    </w:lvl>
    <w:lvl w:ilvl="4">
      <w:numFmt w:val="bullet"/>
      <w:lvlText w:val="•"/>
      <w:lvlJc w:val="left"/>
      <w:pPr>
        <w:ind w:left="4035" w:hanging="360"/>
      </w:pPr>
    </w:lvl>
    <w:lvl w:ilvl="5">
      <w:numFmt w:val="bullet"/>
      <w:lvlText w:val="•"/>
      <w:lvlJc w:val="left"/>
      <w:pPr>
        <w:ind w:left="5102" w:hanging="360"/>
      </w:pPr>
    </w:lvl>
    <w:lvl w:ilvl="6">
      <w:numFmt w:val="bullet"/>
      <w:lvlText w:val="•"/>
      <w:lvlJc w:val="left"/>
      <w:pPr>
        <w:ind w:left="6170" w:hanging="360"/>
      </w:pPr>
    </w:lvl>
    <w:lvl w:ilvl="7">
      <w:numFmt w:val="bullet"/>
      <w:lvlText w:val="•"/>
      <w:lvlJc w:val="left"/>
      <w:pPr>
        <w:ind w:left="7237" w:hanging="360"/>
      </w:pPr>
    </w:lvl>
    <w:lvl w:ilvl="8">
      <w:numFmt w:val="bullet"/>
      <w:lvlText w:val="•"/>
      <w:lvlJc w:val="left"/>
      <w:pPr>
        <w:ind w:left="8305" w:hanging="360"/>
      </w:pPr>
    </w:lvl>
  </w:abstractNum>
  <w:abstractNum w:abstractNumId="84" w15:restartNumberingAfterBreak="0">
    <w:nsid w:val="34782C10"/>
    <w:multiLevelType w:val="hybridMultilevel"/>
    <w:tmpl w:val="9762047A"/>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48800CE"/>
    <w:multiLevelType w:val="hybridMultilevel"/>
    <w:tmpl w:val="FED02FA0"/>
    <w:lvl w:ilvl="0" w:tplc="32F653D4">
      <w:start w:val="2"/>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4EB53F5"/>
    <w:multiLevelType w:val="multilevel"/>
    <w:tmpl w:val="E688B314"/>
    <w:lvl w:ilvl="0">
      <w:start w:val="1"/>
      <w:numFmt w:val="lowerLetter"/>
      <w:lvlText w:val="%1."/>
      <w:lvlJc w:val="left"/>
      <w:pPr>
        <w:ind w:left="5455" w:hanging="360"/>
      </w:pPr>
      <w:rPr>
        <w:sz w:val="24"/>
        <w:szCs w:val="24"/>
      </w:rPr>
    </w:lvl>
    <w:lvl w:ilvl="1">
      <w:start w:val="1"/>
      <w:numFmt w:val="bullet"/>
      <w:lvlText w:val="●"/>
      <w:lvlJc w:val="left"/>
      <w:pPr>
        <w:ind w:left="1810" w:hanging="360"/>
      </w:pPr>
      <w:rPr>
        <w:rFonts w:ascii="Noto Sans Symbols" w:eastAsia="Noto Sans Symbols" w:hAnsi="Noto Sans Symbols" w:cs="Noto Sans Symbols"/>
      </w:rPr>
    </w:lvl>
    <w:lvl w:ilvl="2">
      <w:numFmt w:val="bullet"/>
      <w:lvlText w:val="•"/>
      <w:lvlJc w:val="left"/>
      <w:pPr>
        <w:ind w:left="6220" w:hanging="720"/>
      </w:pPr>
    </w:lvl>
    <w:lvl w:ilvl="3">
      <w:numFmt w:val="bullet"/>
      <w:lvlText w:val="•"/>
      <w:lvlJc w:val="left"/>
      <w:pPr>
        <w:ind w:left="6747" w:hanging="720"/>
      </w:pPr>
    </w:lvl>
    <w:lvl w:ilvl="4">
      <w:numFmt w:val="bullet"/>
      <w:lvlText w:val="•"/>
      <w:lvlJc w:val="left"/>
      <w:pPr>
        <w:ind w:left="7275" w:hanging="720"/>
      </w:pPr>
    </w:lvl>
    <w:lvl w:ilvl="5">
      <w:numFmt w:val="bullet"/>
      <w:lvlText w:val="•"/>
      <w:lvlJc w:val="left"/>
      <w:pPr>
        <w:ind w:left="7802" w:hanging="720"/>
      </w:pPr>
    </w:lvl>
    <w:lvl w:ilvl="6">
      <w:numFmt w:val="bullet"/>
      <w:lvlText w:val="•"/>
      <w:lvlJc w:val="left"/>
      <w:pPr>
        <w:ind w:left="8330" w:hanging="720"/>
      </w:pPr>
    </w:lvl>
    <w:lvl w:ilvl="7">
      <w:numFmt w:val="bullet"/>
      <w:lvlText w:val="•"/>
      <w:lvlJc w:val="left"/>
      <w:pPr>
        <w:ind w:left="8857" w:hanging="720"/>
      </w:pPr>
    </w:lvl>
    <w:lvl w:ilvl="8">
      <w:numFmt w:val="bullet"/>
      <w:lvlText w:val="•"/>
      <w:lvlJc w:val="left"/>
      <w:pPr>
        <w:ind w:left="9385" w:hanging="720"/>
      </w:pPr>
    </w:lvl>
  </w:abstractNum>
  <w:abstractNum w:abstractNumId="87" w15:restartNumberingAfterBreak="0">
    <w:nsid w:val="35A539C1"/>
    <w:multiLevelType w:val="hybridMultilevel"/>
    <w:tmpl w:val="01D819AA"/>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5C57840"/>
    <w:multiLevelType w:val="hybridMultilevel"/>
    <w:tmpl w:val="FEC676B4"/>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9" w15:restartNumberingAfterBreak="0">
    <w:nsid w:val="360E65F9"/>
    <w:multiLevelType w:val="hybridMultilevel"/>
    <w:tmpl w:val="91947202"/>
    <w:lvl w:ilvl="0" w:tplc="38090017">
      <w:start w:val="1"/>
      <w:numFmt w:val="lowerLetter"/>
      <w:lvlText w:val="%1)"/>
      <w:lvlJc w:val="left"/>
      <w:pPr>
        <w:ind w:left="2487" w:hanging="360"/>
      </w:pPr>
    </w:lvl>
    <w:lvl w:ilvl="1" w:tplc="38090019" w:tentative="1">
      <w:start w:val="1"/>
      <w:numFmt w:val="lowerLetter"/>
      <w:lvlText w:val="%2."/>
      <w:lvlJc w:val="left"/>
      <w:pPr>
        <w:ind w:left="3207" w:hanging="360"/>
      </w:pPr>
    </w:lvl>
    <w:lvl w:ilvl="2" w:tplc="3809001B">
      <w:start w:val="1"/>
      <w:numFmt w:val="lowerRoman"/>
      <w:lvlText w:val="%3."/>
      <w:lvlJc w:val="right"/>
      <w:pPr>
        <w:ind w:left="3927" w:hanging="180"/>
      </w:pPr>
    </w:lvl>
    <w:lvl w:ilvl="3" w:tplc="3809000F">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90" w15:restartNumberingAfterBreak="0">
    <w:nsid w:val="37CD7C20"/>
    <w:multiLevelType w:val="hybridMultilevel"/>
    <w:tmpl w:val="0F78F566"/>
    <w:lvl w:ilvl="0" w:tplc="6D2825D6">
      <w:start w:val="1"/>
      <w:numFmt w:val="lowerRoman"/>
      <w:lvlText w:val="(%1)"/>
      <w:lvlJc w:val="left"/>
      <w:pPr>
        <w:ind w:left="1080" w:hanging="72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38C511EF"/>
    <w:multiLevelType w:val="hybridMultilevel"/>
    <w:tmpl w:val="3D7C3162"/>
    <w:lvl w:ilvl="0" w:tplc="EAA8B2B6">
      <w:start w:val="2"/>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FB24CA"/>
    <w:multiLevelType w:val="hybridMultilevel"/>
    <w:tmpl w:val="673A970A"/>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C3D2BB2"/>
    <w:multiLevelType w:val="multilevel"/>
    <w:tmpl w:val="640A54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Theme="minorHAnsi" w:eastAsia="Arial MT" w:hAnsiTheme="minorHAnsi" w:cstheme="minorHAnsi"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Roman"/>
      <w:lvlText w:val="(%5)"/>
      <w:lvlJc w:val="left"/>
      <w:pPr>
        <w:ind w:left="1810" w:hanging="360"/>
      </w:pPr>
      <w:rPr>
        <w:rFonts w:asciiTheme="minorHAnsi" w:eastAsia="Arial" w:hAnsiTheme="minorHAnsi" w:cstheme="minorHAnsi"/>
        <w:sz w:val="24"/>
        <w:szCs w:val="24"/>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3C473107"/>
    <w:multiLevelType w:val="hybridMultilevel"/>
    <w:tmpl w:val="344E12D8"/>
    <w:lvl w:ilvl="0" w:tplc="C964965E">
      <w:start w:val="6"/>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3C670075"/>
    <w:multiLevelType w:val="multilevel"/>
    <w:tmpl w:val="DD1C3832"/>
    <w:lvl w:ilvl="0">
      <w:start w:val="1"/>
      <w:numFmt w:val="upperLetter"/>
      <w:lvlText w:val="%1."/>
      <w:lvlJc w:val="left"/>
      <w:pPr>
        <w:ind w:left="5455" w:hanging="360"/>
      </w:pPr>
      <w:rPr>
        <w:rFonts w:ascii="Arial MT" w:eastAsia="Arial MT" w:hAnsi="Arial MT" w:cs="Arial MT"/>
        <w:sz w:val="22"/>
        <w:szCs w:val="22"/>
      </w:rPr>
    </w:lvl>
    <w:lvl w:ilvl="1">
      <w:start w:val="1"/>
      <w:numFmt w:val="lowerLetter"/>
      <w:lvlText w:val="%2)"/>
      <w:lvlJc w:val="left"/>
      <w:pPr>
        <w:ind w:left="1571" w:hanging="360"/>
      </w:pPr>
    </w:lvl>
    <w:lvl w:ilvl="2">
      <w:numFmt w:val="bullet"/>
      <w:lvlText w:val="•"/>
      <w:lvlJc w:val="left"/>
      <w:pPr>
        <w:ind w:left="6220" w:hanging="720"/>
      </w:pPr>
    </w:lvl>
    <w:lvl w:ilvl="3">
      <w:numFmt w:val="bullet"/>
      <w:lvlText w:val="•"/>
      <w:lvlJc w:val="left"/>
      <w:pPr>
        <w:ind w:left="6747" w:hanging="720"/>
      </w:pPr>
    </w:lvl>
    <w:lvl w:ilvl="4">
      <w:numFmt w:val="bullet"/>
      <w:lvlText w:val="•"/>
      <w:lvlJc w:val="left"/>
      <w:pPr>
        <w:ind w:left="7275" w:hanging="720"/>
      </w:pPr>
    </w:lvl>
    <w:lvl w:ilvl="5">
      <w:numFmt w:val="bullet"/>
      <w:lvlText w:val="•"/>
      <w:lvlJc w:val="left"/>
      <w:pPr>
        <w:ind w:left="7802" w:hanging="720"/>
      </w:pPr>
    </w:lvl>
    <w:lvl w:ilvl="6">
      <w:numFmt w:val="bullet"/>
      <w:lvlText w:val="•"/>
      <w:lvlJc w:val="left"/>
      <w:pPr>
        <w:ind w:left="8330" w:hanging="720"/>
      </w:pPr>
    </w:lvl>
    <w:lvl w:ilvl="7">
      <w:numFmt w:val="bullet"/>
      <w:lvlText w:val="•"/>
      <w:lvlJc w:val="left"/>
      <w:pPr>
        <w:ind w:left="8857" w:hanging="720"/>
      </w:pPr>
    </w:lvl>
    <w:lvl w:ilvl="8">
      <w:numFmt w:val="bullet"/>
      <w:lvlText w:val="•"/>
      <w:lvlJc w:val="left"/>
      <w:pPr>
        <w:ind w:left="9385" w:hanging="720"/>
      </w:pPr>
    </w:lvl>
  </w:abstractNum>
  <w:abstractNum w:abstractNumId="96" w15:restartNumberingAfterBreak="0">
    <w:nsid w:val="3D287004"/>
    <w:multiLevelType w:val="hybridMultilevel"/>
    <w:tmpl w:val="8C94AA8C"/>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97" w15:restartNumberingAfterBreak="0">
    <w:nsid w:val="3E446F2C"/>
    <w:multiLevelType w:val="hybridMultilevel"/>
    <w:tmpl w:val="B938379C"/>
    <w:lvl w:ilvl="0" w:tplc="F830CD76">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8" w15:restartNumberingAfterBreak="0">
    <w:nsid w:val="3F747B7F"/>
    <w:multiLevelType w:val="hybridMultilevel"/>
    <w:tmpl w:val="7F02ECC4"/>
    <w:lvl w:ilvl="0" w:tplc="5252AB5C">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40EB26DC"/>
    <w:multiLevelType w:val="hybridMultilevel"/>
    <w:tmpl w:val="07583F42"/>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0" w15:restartNumberingAfterBreak="0">
    <w:nsid w:val="41063265"/>
    <w:multiLevelType w:val="hybridMultilevel"/>
    <w:tmpl w:val="BA606B3A"/>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1" w15:restartNumberingAfterBreak="0">
    <w:nsid w:val="43473E0C"/>
    <w:multiLevelType w:val="hybridMultilevel"/>
    <w:tmpl w:val="4C28EF16"/>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2" w15:restartNumberingAfterBreak="0">
    <w:nsid w:val="43705A48"/>
    <w:multiLevelType w:val="hybridMultilevel"/>
    <w:tmpl w:val="A9A6B90A"/>
    <w:lvl w:ilvl="0" w:tplc="70B447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200F1D"/>
    <w:multiLevelType w:val="hybridMultilevel"/>
    <w:tmpl w:val="22A6A430"/>
    <w:lvl w:ilvl="0" w:tplc="D0746F64">
      <w:start w:val="1"/>
      <w:numFmt w:val="lowerLetter"/>
      <w:lvlText w:val="%1."/>
      <w:lvlJc w:val="left"/>
      <w:pPr>
        <w:ind w:left="1571"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46253FF0"/>
    <w:multiLevelType w:val="multilevel"/>
    <w:tmpl w:val="F5F2FC3C"/>
    <w:lvl w:ilvl="0">
      <w:start w:val="1"/>
      <w:numFmt w:val="upperRoman"/>
      <w:lvlText w:val="%1."/>
      <w:lvlJc w:val="righ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4634030A"/>
    <w:multiLevelType w:val="hybridMultilevel"/>
    <w:tmpl w:val="A512514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6" w15:restartNumberingAfterBreak="0">
    <w:nsid w:val="47716DC4"/>
    <w:multiLevelType w:val="multilevel"/>
    <w:tmpl w:val="9DF684F4"/>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5455" w:hanging="360"/>
      </w:pPr>
    </w:lvl>
    <w:lvl w:ilvl="3">
      <w:start w:val="1"/>
      <w:numFmt w:val="lowerLetter"/>
      <w:lvlText w:val="%4)"/>
      <w:lvlJc w:val="left"/>
      <w:pPr>
        <w:ind w:left="2440" w:hanging="360"/>
      </w:pPr>
    </w:lvl>
    <w:lvl w:ilvl="4">
      <w:numFmt w:val="bullet"/>
      <w:lvlText w:val="-"/>
      <w:lvlJc w:val="left"/>
      <w:pPr>
        <w:ind w:left="2800" w:hanging="360"/>
      </w:pPr>
      <w:rPr>
        <w:rFonts w:ascii="Georgia" w:eastAsia="Georgia" w:hAnsi="Georgia" w:cs="Georgia"/>
        <w:sz w:val="20"/>
        <w:szCs w:val="20"/>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107" w15:restartNumberingAfterBreak="0">
    <w:nsid w:val="4A6F5665"/>
    <w:multiLevelType w:val="hybridMultilevel"/>
    <w:tmpl w:val="0C8E2204"/>
    <w:lvl w:ilvl="0" w:tplc="38090017">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C260CE1"/>
    <w:multiLevelType w:val="hybridMultilevel"/>
    <w:tmpl w:val="8160AA0A"/>
    <w:lvl w:ilvl="0" w:tplc="BCCECFF6">
      <w:start w:val="3"/>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4CEA7524"/>
    <w:multiLevelType w:val="hybridMultilevel"/>
    <w:tmpl w:val="121E783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4DE87919"/>
    <w:multiLevelType w:val="multilevel"/>
    <w:tmpl w:val="FEEC30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Arial MT" w:eastAsia="Arial MT" w:hAnsi="Arial MT" w:cs="Arial MT"/>
      </w:rPr>
    </w:lvl>
    <w:lvl w:ilvl="3">
      <w:start w:val="1"/>
      <w:numFmt w:val="bullet"/>
      <w:lvlText w:val="●"/>
      <w:lvlJc w:val="left"/>
      <w:pPr>
        <w:ind w:left="2880" w:hanging="360"/>
      </w:pPr>
      <w:rPr>
        <w:rFonts w:ascii="Noto Sans Symbols" w:eastAsia="Noto Sans Symbols" w:hAnsi="Noto Sans Symbols" w:cs="Noto Sans Symbols"/>
      </w:rPr>
    </w:lvl>
    <w:lvl w:ilvl="4">
      <w:numFmt w:val="bullet"/>
      <w:lvlText w:val="-"/>
      <w:lvlJc w:val="left"/>
      <w:pPr>
        <w:ind w:left="1810" w:hanging="360"/>
      </w:pPr>
      <w:rPr>
        <w:rFonts w:ascii="Georgia" w:eastAsia="Georgia" w:hAnsi="Georgia" w:cs="Georgia"/>
        <w:sz w:val="20"/>
        <w:szCs w:val="20"/>
      </w:rPr>
    </w:lvl>
    <w:lvl w:ilvl="5">
      <w:start w:val="1"/>
      <w:numFmt w:val="lowerRoman"/>
      <w:lvlText w:val="(%6)"/>
      <w:lvlJc w:val="left"/>
      <w:pPr>
        <w:ind w:left="4320" w:hanging="360"/>
      </w:pPr>
      <w:rPr>
        <w:rFonts w:asciiTheme="minorHAnsi" w:eastAsia="Arial" w:hAnsiTheme="minorHAnsi" w:cstheme="minorHAnsi"/>
        <w:sz w:val="24"/>
        <w:szCs w:val="24"/>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4E207544"/>
    <w:multiLevelType w:val="hybridMultilevel"/>
    <w:tmpl w:val="0F3CC164"/>
    <w:lvl w:ilvl="0" w:tplc="93A23A6A">
      <w:start w:val="2"/>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4E362F84"/>
    <w:multiLevelType w:val="multilevel"/>
    <w:tmpl w:val="C8DC21D4"/>
    <w:lvl w:ilvl="0">
      <w:start w:val="3"/>
      <w:numFmt w:val="lowerLetter"/>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numFmt w:val="bullet"/>
      <w:lvlText w:val="-"/>
      <w:lvlJc w:val="left"/>
      <w:pPr>
        <w:ind w:left="4320" w:hanging="360"/>
      </w:pPr>
      <w:rPr>
        <w:rFonts w:ascii="Georgia" w:eastAsia="Georgia" w:hAnsi="Georgia" w:cs="Georgia" w:hint="default"/>
        <w:sz w:val="20"/>
        <w:szCs w:val="20"/>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13" w15:restartNumberingAfterBreak="0">
    <w:nsid w:val="4FA06873"/>
    <w:multiLevelType w:val="hybridMultilevel"/>
    <w:tmpl w:val="AD46D3C4"/>
    <w:lvl w:ilvl="0" w:tplc="827E86AA">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FFC3C57"/>
    <w:multiLevelType w:val="multilevel"/>
    <w:tmpl w:val="5142B332"/>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720" w:hanging="360"/>
      </w:pPr>
    </w:lvl>
    <w:lvl w:ilvl="3">
      <w:numFmt w:val="bullet"/>
      <w:lvlText w:val="-"/>
      <w:lvlJc w:val="left"/>
      <w:pPr>
        <w:ind w:left="2440" w:hanging="360"/>
      </w:pPr>
      <w:rPr>
        <w:rFonts w:ascii="Georgia" w:eastAsia="Georgia" w:hAnsi="Georgia" w:cs="Georgia"/>
        <w:sz w:val="20"/>
        <w:szCs w:val="20"/>
      </w:r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115" w15:restartNumberingAfterBreak="0">
    <w:nsid w:val="50173AC2"/>
    <w:multiLevelType w:val="multilevel"/>
    <w:tmpl w:val="6232A6C8"/>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720" w:hanging="360"/>
      </w:pPr>
      <w:rPr>
        <w:rFonts w:ascii="Arial" w:eastAsia="Arial" w:hAnsi="Arial" w:cs="Arial"/>
      </w:rPr>
    </w:lvl>
    <w:lvl w:ilvl="3">
      <w:start w:val="1"/>
      <w:numFmt w:val="lowerLetter"/>
      <w:lvlText w:val="%4)"/>
      <w:lvlJc w:val="left"/>
      <w:pPr>
        <w:ind w:left="2440" w:hanging="360"/>
      </w:p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116" w15:restartNumberingAfterBreak="0">
    <w:nsid w:val="505C0F1E"/>
    <w:multiLevelType w:val="multilevel"/>
    <w:tmpl w:val="8494A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lowerLetter"/>
      <w:lvlText w:val="%4)"/>
      <w:lvlJc w:val="left"/>
      <w:pPr>
        <w:ind w:left="2487" w:hanging="360"/>
      </w:p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51590031"/>
    <w:multiLevelType w:val="hybridMultilevel"/>
    <w:tmpl w:val="EEE2F4A0"/>
    <w:lvl w:ilvl="0" w:tplc="FFFFFFFF">
      <w:start w:val="1"/>
      <w:numFmt w:val="lowerLetter"/>
      <w:lvlText w:val="%1)"/>
      <w:lvlJc w:val="left"/>
      <w:pPr>
        <w:ind w:left="1571" w:hanging="360"/>
      </w:pPr>
    </w:lvl>
    <w:lvl w:ilvl="1" w:tplc="FFFFFFFF">
      <w:start w:val="1"/>
      <w:numFmt w:val="lowerLetter"/>
      <w:lvlText w:val="%2."/>
      <w:lvlJc w:val="left"/>
      <w:pPr>
        <w:ind w:left="2291" w:hanging="360"/>
      </w:pPr>
    </w:lvl>
    <w:lvl w:ilvl="2" w:tplc="FFFFFFFF">
      <w:start w:val="1"/>
      <w:numFmt w:val="lowerRoman"/>
      <w:lvlText w:val="%3."/>
      <w:lvlJc w:val="right"/>
      <w:pPr>
        <w:ind w:left="3011" w:hanging="180"/>
      </w:pPr>
    </w:lvl>
    <w:lvl w:ilvl="3" w:tplc="FFFFFFFF">
      <w:start w:val="1"/>
      <w:numFmt w:val="lowerRoman"/>
      <w:lvlText w:val="(%4)"/>
      <w:lvlJc w:val="left"/>
      <w:pPr>
        <w:ind w:left="4091" w:hanging="720"/>
      </w:pPr>
      <w:rPr>
        <w:rFonts w:hint="default"/>
      </w:r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8" w15:restartNumberingAfterBreak="0">
    <w:nsid w:val="529A2608"/>
    <w:multiLevelType w:val="hybridMultilevel"/>
    <w:tmpl w:val="718449BC"/>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9" w15:restartNumberingAfterBreak="0">
    <w:nsid w:val="52B77F42"/>
    <w:multiLevelType w:val="hybridMultilevel"/>
    <w:tmpl w:val="CDA490AA"/>
    <w:lvl w:ilvl="0" w:tplc="860E3B42">
      <w:start w:val="3"/>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2D62813"/>
    <w:multiLevelType w:val="hybridMultilevel"/>
    <w:tmpl w:val="462420AA"/>
    <w:lvl w:ilvl="0" w:tplc="625A7932">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1" w15:restartNumberingAfterBreak="0">
    <w:nsid w:val="55B96C3F"/>
    <w:multiLevelType w:val="multilevel"/>
    <w:tmpl w:val="E8B4C248"/>
    <w:lvl w:ilvl="0">
      <w:start w:val="1"/>
      <w:numFmt w:val="lowerLetter"/>
      <w:lvlText w:val="%1."/>
      <w:lvlJc w:val="left"/>
      <w:pPr>
        <w:ind w:left="5455" w:hanging="360"/>
      </w:pPr>
      <w:rPr>
        <w:sz w:val="24"/>
        <w:szCs w:val="24"/>
      </w:rPr>
    </w:lvl>
    <w:lvl w:ilvl="1">
      <w:start w:val="1"/>
      <w:numFmt w:val="lowerLetter"/>
      <w:lvlText w:val="%2)"/>
      <w:lvlJc w:val="left"/>
      <w:pPr>
        <w:ind w:left="928" w:hanging="360"/>
      </w:pPr>
    </w:lvl>
    <w:lvl w:ilvl="2">
      <w:numFmt w:val="bullet"/>
      <w:lvlText w:val="•"/>
      <w:lvlJc w:val="left"/>
      <w:pPr>
        <w:ind w:left="6220" w:hanging="720"/>
      </w:pPr>
    </w:lvl>
    <w:lvl w:ilvl="3">
      <w:numFmt w:val="bullet"/>
      <w:lvlText w:val="•"/>
      <w:lvlJc w:val="left"/>
      <w:pPr>
        <w:ind w:left="6747" w:hanging="720"/>
      </w:pPr>
    </w:lvl>
    <w:lvl w:ilvl="4">
      <w:numFmt w:val="bullet"/>
      <w:lvlText w:val="•"/>
      <w:lvlJc w:val="left"/>
      <w:pPr>
        <w:ind w:left="7275" w:hanging="720"/>
      </w:pPr>
    </w:lvl>
    <w:lvl w:ilvl="5">
      <w:numFmt w:val="bullet"/>
      <w:lvlText w:val="•"/>
      <w:lvlJc w:val="left"/>
      <w:pPr>
        <w:ind w:left="7802" w:hanging="720"/>
      </w:pPr>
    </w:lvl>
    <w:lvl w:ilvl="6">
      <w:numFmt w:val="bullet"/>
      <w:lvlText w:val="•"/>
      <w:lvlJc w:val="left"/>
      <w:pPr>
        <w:ind w:left="8330" w:hanging="720"/>
      </w:pPr>
    </w:lvl>
    <w:lvl w:ilvl="7">
      <w:numFmt w:val="bullet"/>
      <w:lvlText w:val="•"/>
      <w:lvlJc w:val="left"/>
      <w:pPr>
        <w:ind w:left="8857" w:hanging="720"/>
      </w:pPr>
    </w:lvl>
    <w:lvl w:ilvl="8">
      <w:numFmt w:val="bullet"/>
      <w:lvlText w:val="•"/>
      <w:lvlJc w:val="left"/>
      <w:pPr>
        <w:ind w:left="9385" w:hanging="720"/>
      </w:pPr>
    </w:lvl>
  </w:abstractNum>
  <w:abstractNum w:abstractNumId="122" w15:restartNumberingAfterBreak="0">
    <w:nsid w:val="56AA7A0D"/>
    <w:multiLevelType w:val="hybridMultilevel"/>
    <w:tmpl w:val="F8266A08"/>
    <w:lvl w:ilvl="0" w:tplc="79FE97EE">
      <w:start w:val="1"/>
      <w:numFmt w:val="lowerRoman"/>
      <w:lvlText w:val="(%1)"/>
      <w:lvlJc w:val="left"/>
      <w:pPr>
        <w:ind w:left="1762" w:hanging="720"/>
      </w:pPr>
      <w:rPr>
        <w:rFonts w:hint="default"/>
      </w:rPr>
    </w:lvl>
    <w:lvl w:ilvl="1" w:tplc="38090019" w:tentative="1">
      <w:start w:val="1"/>
      <w:numFmt w:val="lowerLetter"/>
      <w:lvlText w:val="%2."/>
      <w:lvlJc w:val="left"/>
      <w:pPr>
        <w:ind w:left="2122" w:hanging="360"/>
      </w:pPr>
    </w:lvl>
    <w:lvl w:ilvl="2" w:tplc="3809001B" w:tentative="1">
      <w:start w:val="1"/>
      <w:numFmt w:val="lowerRoman"/>
      <w:lvlText w:val="%3."/>
      <w:lvlJc w:val="right"/>
      <w:pPr>
        <w:ind w:left="2842" w:hanging="180"/>
      </w:pPr>
    </w:lvl>
    <w:lvl w:ilvl="3" w:tplc="3809000F" w:tentative="1">
      <w:start w:val="1"/>
      <w:numFmt w:val="decimal"/>
      <w:lvlText w:val="%4."/>
      <w:lvlJc w:val="left"/>
      <w:pPr>
        <w:ind w:left="3562" w:hanging="360"/>
      </w:pPr>
    </w:lvl>
    <w:lvl w:ilvl="4" w:tplc="38090019" w:tentative="1">
      <w:start w:val="1"/>
      <w:numFmt w:val="lowerLetter"/>
      <w:lvlText w:val="%5."/>
      <w:lvlJc w:val="left"/>
      <w:pPr>
        <w:ind w:left="4282" w:hanging="360"/>
      </w:pPr>
    </w:lvl>
    <w:lvl w:ilvl="5" w:tplc="3809001B" w:tentative="1">
      <w:start w:val="1"/>
      <w:numFmt w:val="lowerRoman"/>
      <w:lvlText w:val="%6."/>
      <w:lvlJc w:val="right"/>
      <w:pPr>
        <w:ind w:left="5002" w:hanging="180"/>
      </w:pPr>
    </w:lvl>
    <w:lvl w:ilvl="6" w:tplc="3809000F" w:tentative="1">
      <w:start w:val="1"/>
      <w:numFmt w:val="decimal"/>
      <w:lvlText w:val="%7."/>
      <w:lvlJc w:val="left"/>
      <w:pPr>
        <w:ind w:left="5722" w:hanging="360"/>
      </w:pPr>
    </w:lvl>
    <w:lvl w:ilvl="7" w:tplc="38090019" w:tentative="1">
      <w:start w:val="1"/>
      <w:numFmt w:val="lowerLetter"/>
      <w:lvlText w:val="%8."/>
      <w:lvlJc w:val="left"/>
      <w:pPr>
        <w:ind w:left="6442" w:hanging="360"/>
      </w:pPr>
    </w:lvl>
    <w:lvl w:ilvl="8" w:tplc="3809001B" w:tentative="1">
      <w:start w:val="1"/>
      <w:numFmt w:val="lowerRoman"/>
      <w:lvlText w:val="%9."/>
      <w:lvlJc w:val="right"/>
      <w:pPr>
        <w:ind w:left="7162" w:hanging="180"/>
      </w:pPr>
    </w:lvl>
  </w:abstractNum>
  <w:abstractNum w:abstractNumId="123" w15:restartNumberingAfterBreak="0">
    <w:nsid w:val="591C5370"/>
    <w:multiLevelType w:val="hybridMultilevel"/>
    <w:tmpl w:val="5054142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59293CB0"/>
    <w:multiLevelType w:val="hybridMultilevel"/>
    <w:tmpl w:val="6CFA5112"/>
    <w:lvl w:ilvl="0" w:tplc="9A44B1D2">
      <w:start w:val="6"/>
      <w:numFmt w:val="lowerLetter"/>
      <w:lvlText w:val="%1)"/>
      <w:lvlJc w:val="left"/>
      <w:pPr>
        <w:ind w:left="1080" w:hanging="72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5" w15:restartNumberingAfterBreak="0">
    <w:nsid w:val="59393383"/>
    <w:multiLevelType w:val="hybridMultilevel"/>
    <w:tmpl w:val="19F061F2"/>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59991943"/>
    <w:multiLevelType w:val="hybridMultilevel"/>
    <w:tmpl w:val="935E0E72"/>
    <w:lvl w:ilvl="0" w:tplc="6CF20950">
      <w:start w:val="1"/>
      <w:numFmt w:val="low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7" w15:restartNumberingAfterBreak="0">
    <w:nsid w:val="59A60CE2"/>
    <w:multiLevelType w:val="hybridMultilevel"/>
    <w:tmpl w:val="12F6A42E"/>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9B12B36"/>
    <w:multiLevelType w:val="hybridMultilevel"/>
    <w:tmpl w:val="D5469E02"/>
    <w:lvl w:ilvl="0" w:tplc="7D76A6AE">
      <w:start w:val="1"/>
      <w:numFmt w:val="lowerRoman"/>
      <w:lvlText w:val="(%1)"/>
      <w:lvlJc w:val="left"/>
      <w:pPr>
        <w:ind w:left="2160" w:hanging="72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9" w15:restartNumberingAfterBreak="0">
    <w:nsid w:val="5A442821"/>
    <w:multiLevelType w:val="multilevel"/>
    <w:tmpl w:val="5B6210B4"/>
    <w:lvl w:ilvl="0">
      <w:start w:val="1"/>
      <w:numFmt w:val="decimal"/>
      <w:lvlText w:val="%1."/>
      <w:lvlJc w:val="left"/>
      <w:pPr>
        <w:ind w:left="720" w:hanging="360"/>
      </w:pPr>
      <w:rPr>
        <w:rFonts w:hint="default"/>
        <w:b/>
        <w:sz w:val="24"/>
        <w:szCs w:val="24"/>
      </w:rPr>
    </w:lvl>
    <w:lvl w:ilvl="1">
      <w:start w:val="2"/>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0" w15:restartNumberingAfterBreak="0">
    <w:nsid w:val="5F226E1E"/>
    <w:multiLevelType w:val="multilevel"/>
    <w:tmpl w:val="29285BA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FA63C9F"/>
    <w:multiLevelType w:val="hybridMultilevel"/>
    <w:tmpl w:val="1DE6710C"/>
    <w:lvl w:ilvl="0" w:tplc="F4B2EC2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2" w15:restartNumberingAfterBreak="0">
    <w:nsid w:val="5FAF797C"/>
    <w:multiLevelType w:val="hybridMultilevel"/>
    <w:tmpl w:val="C5B424D8"/>
    <w:lvl w:ilvl="0" w:tplc="FFFFFFFF">
      <w:start w:val="1"/>
      <w:numFmt w:val="lowerLetter"/>
      <w:lvlText w:val="%1."/>
      <w:lvlJc w:val="left"/>
      <w:pPr>
        <w:ind w:left="720" w:hanging="360"/>
      </w:pPr>
      <w:rPr>
        <w:rFonts w:asciiTheme="minorHAnsi" w:eastAsia="Arial"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0C7756C"/>
    <w:multiLevelType w:val="hybridMultilevel"/>
    <w:tmpl w:val="08D41940"/>
    <w:lvl w:ilvl="0" w:tplc="234A30F0">
      <w:start w:val="3"/>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0E86AA2"/>
    <w:multiLevelType w:val="hybridMultilevel"/>
    <w:tmpl w:val="216C8D94"/>
    <w:lvl w:ilvl="0" w:tplc="E236BAEE">
      <w:start w:val="2"/>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1361012"/>
    <w:multiLevelType w:val="hybridMultilevel"/>
    <w:tmpl w:val="22A6A430"/>
    <w:lvl w:ilvl="0" w:tplc="FFFFFFFF">
      <w:start w:val="1"/>
      <w:numFmt w:val="lowerLetter"/>
      <w:lvlText w:val="%1."/>
      <w:lvlJc w:val="left"/>
      <w:pPr>
        <w:ind w:left="1571" w:hanging="360"/>
      </w:pPr>
      <w:rPr>
        <w:rFonts w:asciiTheme="minorHAnsi" w:eastAsia="Arial"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614E44C7"/>
    <w:multiLevelType w:val="hybridMultilevel"/>
    <w:tmpl w:val="4E22FF3A"/>
    <w:lvl w:ilvl="0" w:tplc="97F63408">
      <w:start w:val="2"/>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7" w15:restartNumberingAfterBreak="0">
    <w:nsid w:val="619E2CAA"/>
    <w:multiLevelType w:val="multilevel"/>
    <w:tmpl w:val="7A28D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Theme="minorHAnsi" w:eastAsia="Arial MT" w:hAnsiTheme="minorHAnsi" w:cstheme="minorHAnsi"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8" w15:restartNumberingAfterBreak="0">
    <w:nsid w:val="624829DC"/>
    <w:multiLevelType w:val="multilevel"/>
    <w:tmpl w:val="13EA6F2C"/>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5455" w:hanging="360"/>
      </w:pPr>
    </w:lvl>
    <w:lvl w:ilvl="3">
      <w:start w:val="1"/>
      <w:numFmt w:val="bullet"/>
      <w:lvlText w:val="●"/>
      <w:lvlJc w:val="left"/>
      <w:pPr>
        <w:ind w:left="2440" w:hanging="360"/>
      </w:pPr>
      <w:rPr>
        <w:rFonts w:ascii="Noto Sans Symbols" w:eastAsia="Noto Sans Symbols" w:hAnsi="Noto Sans Symbols" w:cs="Noto Sans Symbols"/>
      </w:r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139" w15:restartNumberingAfterBreak="0">
    <w:nsid w:val="63241749"/>
    <w:multiLevelType w:val="multilevel"/>
    <w:tmpl w:val="47FE5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lowerLetter"/>
      <w:lvlText w:val="%3."/>
      <w:lvlJc w:val="left"/>
      <w:pPr>
        <w:ind w:left="5455" w:hanging="360"/>
      </w:pPr>
      <w:rPr>
        <w:rFonts w:ascii="Arial MT" w:eastAsia="Arial MT" w:hAnsi="Arial MT" w:cs="Arial MT"/>
      </w:r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2487"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0" w15:restartNumberingAfterBreak="0">
    <w:nsid w:val="63435929"/>
    <w:multiLevelType w:val="hybridMultilevel"/>
    <w:tmpl w:val="FF2E451C"/>
    <w:lvl w:ilvl="0" w:tplc="B0FC50A4">
      <w:start w:val="1"/>
      <w:numFmt w:val="lowerLetter"/>
      <w:lvlText w:val="%1."/>
      <w:lvlJc w:val="left"/>
      <w:pPr>
        <w:ind w:left="720" w:hanging="360"/>
      </w:pPr>
      <w:rPr>
        <w:rFonts w:asciiTheme="minorHAnsi" w:eastAsia="Arial"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64DE5759"/>
    <w:multiLevelType w:val="hybridMultilevel"/>
    <w:tmpl w:val="64581862"/>
    <w:lvl w:ilvl="0" w:tplc="B5F88A7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5257BAE"/>
    <w:multiLevelType w:val="hybridMultilevel"/>
    <w:tmpl w:val="1D9AF0D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3" w15:restartNumberingAfterBreak="0">
    <w:nsid w:val="680C570C"/>
    <w:multiLevelType w:val="hybridMultilevel"/>
    <w:tmpl w:val="6CDA84B6"/>
    <w:lvl w:ilvl="0" w:tplc="8DFA58AC">
      <w:start w:val="3"/>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4" w15:restartNumberingAfterBreak="0">
    <w:nsid w:val="69023421"/>
    <w:multiLevelType w:val="multilevel"/>
    <w:tmpl w:val="84C84F3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lowerLetter"/>
      <w:lvlText w:val="%4)"/>
      <w:lvlJc w:val="left"/>
      <w:pPr>
        <w:ind w:left="4320" w:hanging="360"/>
      </w:p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6B491C9E"/>
    <w:multiLevelType w:val="multilevel"/>
    <w:tmpl w:val="4D40F48E"/>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5455" w:hanging="360"/>
      </w:pPr>
    </w:lvl>
    <w:lvl w:ilvl="3">
      <w:start w:val="1"/>
      <w:numFmt w:val="bullet"/>
      <w:lvlText w:val="●"/>
      <w:lvlJc w:val="left"/>
      <w:pPr>
        <w:ind w:left="2440" w:hanging="360"/>
      </w:pPr>
      <w:rPr>
        <w:rFonts w:ascii="Noto Sans Symbols" w:eastAsia="Noto Sans Symbols" w:hAnsi="Noto Sans Symbols" w:cs="Noto Sans Symbols"/>
      </w:rPr>
    </w:lvl>
    <w:lvl w:ilvl="4">
      <w:start w:val="1"/>
      <w:numFmt w:val="lowerRoman"/>
      <w:lvlText w:val="(%5)"/>
      <w:lvlJc w:val="left"/>
      <w:pPr>
        <w:ind w:left="2800" w:hanging="360"/>
      </w:pPr>
      <w:rPr>
        <w:rFonts w:asciiTheme="minorHAnsi" w:eastAsia="Arial" w:hAnsiTheme="minorHAnsi" w:cstheme="minorHAnsi"/>
        <w:sz w:val="24"/>
        <w:szCs w:val="24"/>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146" w15:restartNumberingAfterBreak="0">
    <w:nsid w:val="6BF448B6"/>
    <w:multiLevelType w:val="hybridMultilevel"/>
    <w:tmpl w:val="44B4FE86"/>
    <w:lvl w:ilvl="0" w:tplc="A55EB614">
      <w:start w:val="3"/>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7" w15:restartNumberingAfterBreak="0">
    <w:nsid w:val="6C350BFF"/>
    <w:multiLevelType w:val="hybridMultilevel"/>
    <w:tmpl w:val="C54203F2"/>
    <w:lvl w:ilvl="0" w:tplc="16564BA4">
      <w:start w:val="4"/>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6D0E6EA6"/>
    <w:multiLevelType w:val="hybridMultilevel"/>
    <w:tmpl w:val="281AEF5C"/>
    <w:lvl w:ilvl="0" w:tplc="38090017">
      <w:start w:val="1"/>
      <w:numFmt w:val="lowerLetter"/>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49" w15:restartNumberingAfterBreak="0">
    <w:nsid w:val="6D366FB2"/>
    <w:multiLevelType w:val="hybridMultilevel"/>
    <w:tmpl w:val="B5945E6C"/>
    <w:lvl w:ilvl="0" w:tplc="38090017">
      <w:start w:val="1"/>
      <w:numFmt w:val="lowerLetter"/>
      <w:lvlText w:val="%1)"/>
      <w:lvlJc w:val="left"/>
      <w:pPr>
        <w:ind w:left="2487" w:hanging="360"/>
      </w:p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150" w15:restartNumberingAfterBreak="0">
    <w:nsid w:val="6E7124F7"/>
    <w:multiLevelType w:val="multilevel"/>
    <w:tmpl w:val="AC78FB0A"/>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numFmt w:val="bullet"/>
      <w:lvlText w:val="-"/>
      <w:lvlJc w:val="left"/>
      <w:pPr>
        <w:ind w:left="4320" w:hanging="360"/>
      </w:pPr>
      <w:rPr>
        <w:rFonts w:ascii="Georgia" w:eastAsia="Georgia" w:hAnsi="Georgia" w:cs="Georgia" w:hint="default"/>
        <w:sz w:val="20"/>
        <w:szCs w:val="20"/>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51" w15:restartNumberingAfterBreak="0">
    <w:nsid w:val="71BA4992"/>
    <w:multiLevelType w:val="multilevel"/>
    <w:tmpl w:val="8C784CBE"/>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lowerLetter"/>
      <w:lvlText w:val="%3."/>
      <w:lvlJc w:val="left"/>
      <w:pPr>
        <w:ind w:left="720" w:hanging="360"/>
      </w:pPr>
    </w:lvl>
    <w:lvl w:ilvl="3">
      <w:start w:val="1"/>
      <w:numFmt w:val="lowerLetter"/>
      <w:lvlText w:val="%4)"/>
      <w:lvlJc w:val="left"/>
      <w:pPr>
        <w:ind w:left="2440" w:hanging="360"/>
      </w:p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152" w15:restartNumberingAfterBreak="0">
    <w:nsid w:val="72225CB4"/>
    <w:multiLevelType w:val="hybridMultilevel"/>
    <w:tmpl w:val="48F69A6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3" w15:restartNumberingAfterBreak="0">
    <w:nsid w:val="73CE7561"/>
    <w:multiLevelType w:val="hybridMultilevel"/>
    <w:tmpl w:val="B4209DFE"/>
    <w:lvl w:ilvl="0" w:tplc="63A40472">
      <w:start w:val="4"/>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4" w15:restartNumberingAfterBreak="0">
    <w:nsid w:val="740124DB"/>
    <w:multiLevelType w:val="hybridMultilevel"/>
    <w:tmpl w:val="180AA43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5" w15:restartNumberingAfterBreak="0">
    <w:nsid w:val="751B66A3"/>
    <w:multiLevelType w:val="multilevel"/>
    <w:tmpl w:val="21D2CEFC"/>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bullet"/>
      <w:lvlText w:val="●"/>
      <w:lvlJc w:val="left"/>
      <w:pPr>
        <w:ind w:left="720" w:hanging="360"/>
      </w:pPr>
      <w:rPr>
        <w:rFonts w:ascii="Noto Sans Symbols" w:eastAsia="Noto Sans Symbols" w:hAnsi="Noto Sans Symbols" w:cs="Noto Sans Symbols"/>
      </w:rPr>
    </w:lvl>
    <w:lvl w:ilvl="3">
      <w:start w:val="1"/>
      <w:numFmt w:val="lowerLetter"/>
      <w:lvlText w:val="%4)"/>
      <w:lvlJc w:val="left"/>
      <w:pPr>
        <w:ind w:left="2487" w:hanging="360"/>
      </w:pPr>
    </w:lvl>
    <w:lvl w:ilvl="4">
      <w:numFmt w:val="bullet"/>
      <w:lvlText w:val="-"/>
      <w:lvlJc w:val="left"/>
      <w:pPr>
        <w:ind w:left="2800" w:hanging="360"/>
      </w:pPr>
      <w:rPr>
        <w:rFonts w:ascii="Georgia" w:eastAsia="Georgia" w:hAnsi="Georgia" w:cs="Georgia"/>
        <w:sz w:val="20"/>
        <w:szCs w:val="20"/>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156" w15:restartNumberingAfterBreak="0">
    <w:nsid w:val="75591FB3"/>
    <w:multiLevelType w:val="hybridMultilevel"/>
    <w:tmpl w:val="7C0072CC"/>
    <w:lvl w:ilvl="0" w:tplc="70B447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5EF1A86"/>
    <w:multiLevelType w:val="hybridMultilevel"/>
    <w:tmpl w:val="5FC69E2C"/>
    <w:lvl w:ilvl="0" w:tplc="0EEA9000">
      <w:start w:val="3"/>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6F31EE0"/>
    <w:multiLevelType w:val="hybridMultilevel"/>
    <w:tmpl w:val="F5C89B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6F91279"/>
    <w:multiLevelType w:val="hybridMultilevel"/>
    <w:tmpl w:val="3E2A2F9A"/>
    <w:lvl w:ilvl="0" w:tplc="FFFFFFFF">
      <w:start w:val="1"/>
      <w:numFmt w:val="lowerLetter"/>
      <w:lvlText w:val="%1)"/>
      <w:lvlJc w:val="left"/>
      <w:pPr>
        <w:ind w:left="1571" w:hanging="360"/>
      </w:pPr>
    </w:lvl>
    <w:lvl w:ilvl="1" w:tplc="38090017">
      <w:start w:val="1"/>
      <w:numFmt w:val="lowerLetter"/>
      <w:lvlText w:val="%2)"/>
      <w:lvlJc w:val="left"/>
      <w:pPr>
        <w:ind w:left="1571" w:hanging="360"/>
      </w:pPr>
    </w:lvl>
    <w:lvl w:ilvl="2" w:tplc="99F279B8">
      <w:start w:val="1"/>
      <w:numFmt w:val="lowerLetter"/>
      <w:lvlText w:val="%3."/>
      <w:lvlJc w:val="left"/>
      <w:pPr>
        <w:ind w:left="3191" w:hanging="360"/>
      </w:pPr>
      <w:rPr>
        <w:rFonts w:hint="default"/>
      </w:r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0" w15:restartNumberingAfterBreak="0">
    <w:nsid w:val="77413FC3"/>
    <w:multiLevelType w:val="hybridMultilevel"/>
    <w:tmpl w:val="6FBC0630"/>
    <w:lvl w:ilvl="0" w:tplc="38090017">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A4D62262">
      <w:start w:val="1"/>
      <w:numFmt w:val="lowerRoman"/>
      <w:lvlText w:val="(%4)"/>
      <w:lvlJc w:val="left"/>
      <w:pPr>
        <w:ind w:left="4091" w:hanging="720"/>
      </w:pPr>
      <w:rPr>
        <w:rFonts w:hint="default"/>
      </w:r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1" w15:restartNumberingAfterBreak="0">
    <w:nsid w:val="7788792F"/>
    <w:multiLevelType w:val="hybridMultilevel"/>
    <w:tmpl w:val="9E6C3876"/>
    <w:lvl w:ilvl="0" w:tplc="0E6A573C">
      <w:start w:val="1"/>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7E1513B"/>
    <w:multiLevelType w:val="multilevel"/>
    <w:tmpl w:val="6D12AC10"/>
    <w:lvl w:ilvl="0">
      <w:start w:val="10"/>
      <w:numFmt w:val="upperRoman"/>
      <w:lvlText w:val="%1"/>
      <w:lvlJc w:val="left"/>
      <w:pPr>
        <w:ind w:left="1720" w:hanging="600"/>
      </w:pPr>
    </w:lvl>
    <w:lvl w:ilvl="1">
      <w:start w:val="1"/>
      <w:numFmt w:val="upperRoman"/>
      <w:lvlText w:val="%1.%2."/>
      <w:lvlJc w:val="left"/>
      <w:pPr>
        <w:ind w:left="1720" w:hanging="600"/>
      </w:pPr>
      <w:rPr>
        <w:rFonts w:ascii="Arial" w:eastAsia="Arial" w:hAnsi="Arial" w:cs="Arial"/>
        <w:b/>
        <w:sz w:val="22"/>
        <w:szCs w:val="22"/>
      </w:rPr>
    </w:lvl>
    <w:lvl w:ilvl="2">
      <w:start w:val="1"/>
      <w:numFmt w:val="bullet"/>
      <w:lvlText w:val="●"/>
      <w:lvlJc w:val="left"/>
      <w:pPr>
        <w:ind w:left="720" w:hanging="360"/>
      </w:pPr>
      <w:rPr>
        <w:rFonts w:ascii="Noto Sans Symbols" w:eastAsia="Noto Sans Symbols" w:hAnsi="Noto Sans Symbols" w:cs="Noto Sans Symbols"/>
      </w:rPr>
    </w:lvl>
    <w:lvl w:ilvl="3">
      <w:start w:val="1"/>
      <w:numFmt w:val="lowerLetter"/>
      <w:lvlText w:val="%4)"/>
      <w:lvlJc w:val="left"/>
      <w:pPr>
        <w:ind w:left="2487" w:hanging="360"/>
      </w:pPr>
    </w:lvl>
    <w:lvl w:ilvl="4">
      <w:numFmt w:val="bullet"/>
      <w:lvlText w:val="•"/>
      <w:lvlJc w:val="left"/>
      <w:pPr>
        <w:ind w:left="2540" w:hanging="360"/>
      </w:pPr>
    </w:lvl>
    <w:lvl w:ilvl="5">
      <w:numFmt w:val="bullet"/>
      <w:lvlText w:val="•"/>
      <w:lvlJc w:val="left"/>
      <w:pPr>
        <w:ind w:left="3830" w:hanging="360"/>
      </w:pPr>
    </w:lvl>
    <w:lvl w:ilvl="6">
      <w:numFmt w:val="bullet"/>
      <w:lvlText w:val="•"/>
      <w:lvlJc w:val="left"/>
      <w:pPr>
        <w:ind w:left="5120" w:hanging="360"/>
      </w:pPr>
    </w:lvl>
    <w:lvl w:ilvl="7">
      <w:numFmt w:val="bullet"/>
      <w:lvlText w:val="•"/>
      <w:lvlJc w:val="left"/>
      <w:pPr>
        <w:ind w:left="6410" w:hanging="360"/>
      </w:pPr>
    </w:lvl>
    <w:lvl w:ilvl="8">
      <w:numFmt w:val="bullet"/>
      <w:lvlText w:val="•"/>
      <w:lvlJc w:val="left"/>
      <w:pPr>
        <w:ind w:left="7700" w:hanging="360"/>
      </w:pPr>
    </w:lvl>
  </w:abstractNum>
  <w:abstractNum w:abstractNumId="163" w15:restartNumberingAfterBreak="0">
    <w:nsid w:val="79812B3F"/>
    <w:multiLevelType w:val="hybridMultilevel"/>
    <w:tmpl w:val="397228F8"/>
    <w:lvl w:ilvl="0" w:tplc="38090017">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7AB65B39"/>
    <w:multiLevelType w:val="hybridMultilevel"/>
    <w:tmpl w:val="E31A074E"/>
    <w:lvl w:ilvl="0" w:tplc="B06E076E">
      <w:start w:val="1"/>
      <w:numFmt w:val="bullet"/>
      <w:lvlText w:val="•"/>
      <w:lvlJc w:val="left"/>
      <w:pPr>
        <w:tabs>
          <w:tab w:val="num" w:pos="720"/>
        </w:tabs>
        <w:ind w:left="720" w:hanging="360"/>
      </w:pPr>
      <w:rPr>
        <w:rFonts w:ascii="Arial" w:hAnsi="Arial" w:hint="default"/>
      </w:rPr>
    </w:lvl>
    <w:lvl w:ilvl="1" w:tplc="6D90CB8E" w:tentative="1">
      <w:start w:val="1"/>
      <w:numFmt w:val="bullet"/>
      <w:lvlText w:val="•"/>
      <w:lvlJc w:val="left"/>
      <w:pPr>
        <w:tabs>
          <w:tab w:val="num" w:pos="1440"/>
        </w:tabs>
        <w:ind w:left="1440" w:hanging="360"/>
      </w:pPr>
      <w:rPr>
        <w:rFonts w:ascii="Arial" w:hAnsi="Arial" w:hint="default"/>
      </w:rPr>
    </w:lvl>
    <w:lvl w:ilvl="2" w:tplc="8C90DA12" w:tentative="1">
      <w:start w:val="1"/>
      <w:numFmt w:val="bullet"/>
      <w:lvlText w:val="•"/>
      <w:lvlJc w:val="left"/>
      <w:pPr>
        <w:tabs>
          <w:tab w:val="num" w:pos="2160"/>
        </w:tabs>
        <w:ind w:left="2160" w:hanging="360"/>
      </w:pPr>
      <w:rPr>
        <w:rFonts w:ascii="Arial" w:hAnsi="Arial" w:hint="default"/>
      </w:rPr>
    </w:lvl>
    <w:lvl w:ilvl="3" w:tplc="84181606" w:tentative="1">
      <w:start w:val="1"/>
      <w:numFmt w:val="bullet"/>
      <w:lvlText w:val="•"/>
      <w:lvlJc w:val="left"/>
      <w:pPr>
        <w:tabs>
          <w:tab w:val="num" w:pos="2880"/>
        </w:tabs>
        <w:ind w:left="2880" w:hanging="360"/>
      </w:pPr>
      <w:rPr>
        <w:rFonts w:ascii="Arial" w:hAnsi="Arial" w:hint="default"/>
      </w:rPr>
    </w:lvl>
    <w:lvl w:ilvl="4" w:tplc="4126B5E0" w:tentative="1">
      <w:start w:val="1"/>
      <w:numFmt w:val="bullet"/>
      <w:lvlText w:val="•"/>
      <w:lvlJc w:val="left"/>
      <w:pPr>
        <w:tabs>
          <w:tab w:val="num" w:pos="3600"/>
        </w:tabs>
        <w:ind w:left="3600" w:hanging="360"/>
      </w:pPr>
      <w:rPr>
        <w:rFonts w:ascii="Arial" w:hAnsi="Arial" w:hint="default"/>
      </w:rPr>
    </w:lvl>
    <w:lvl w:ilvl="5" w:tplc="D9C056C8" w:tentative="1">
      <w:start w:val="1"/>
      <w:numFmt w:val="bullet"/>
      <w:lvlText w:val="•"/>
      <w:lvlJc w:val="left"/>
      <w:pPr>
        <w:tabs>
          <w:tab w:val="num" w:pos="4320"/>
        </w:tabs>
        <w:ind w:left="4320" w:hanging="360"/>
      </w:pPr>
      <w:rPr>
        <w:rFonts w:ascii="Arial" w:hAnsi="Arial" w:hint="default"/>
      </w:rPr>
    </w:lvl>
    <w:lvl w:ilvl="6" w:tplc="C87CC49C" w:tentative="1">
      <w:start w:val="1"/>
      <w:numFmt w:val="bullet"/>
      <w:lvlText w:val="•"/>
      <w:lvlJc w:val="left"/>
      <w:pPr>
        <w:tabs>
          <w:tab w:val="num" w:pos="5040"/>
        </w:tabs>
        <w:ind w:left="5040" w:hanging="360"/>
      </w:pPr>
      <w:rPr>
        <w:rFonts w:ascii="Arial" w:hAnsi="Arial" w:hint="default"/>
      </w:rPr>
    </w:lvl>
    <w:lvl w:ilvl="7" w:tplc="46FE1386" w:tentative="1">
      <w:start w:val="1"/>
      <w:numFmt w:val="bullet"/>
      <w:lvlText w:val="•"/>
      <w:lvlJc w:val="left"/>
      <w:pPr>
        <w:tabs>
          <w:tab w:val="num" w:pos="5760"/>
        </w:tabs>
        <w:ind w:left="5760" w:hanging="360"/>
      </w:pPr>
      <w:rPr>
        <w:rFonts w:ascii="Arial" w:hAnsi="Arial" w:hint="default"/>
      </w:rPr>
    </w:lvl>
    <w:lvl w:ilvl="8" w:tplc="6368FA76"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7B5D5FA7"/>
    <w:multiLevelType w:val="hybridMultilevel"/>
    <w:tmpl w:val="8F60E66E"/>
    <w:lvl w:ilvl="0" w:tplc="CD1C54AE">
      <w:start w:val="2"/>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6" w15:restartNumberingAfterBreak="0">
    <w:nsid w:val="7C855340"/>
    <w:multiLevelType w:val="hybridMultilevel"/>
    <w:tmpl w:val="EF1CBA9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7" w15:restartNumberingAfterBreak="0">
    <w:nsid w:val="7C8554AD"/>
    <w:multiLevelType w:val="multilevel"/>
    <w:tmpl w:val="8A28B28E"/>
    <w:lvl w:ilvl="0">
      <w:start w:val="8"/>
      <w:numFmt w:val="upperRoman"/>
      <w:lvlText w:val="%1"/>
      <w:lvlJc w:val="left"/>
      <w:pPr>
        <w:ind w:left="1720" w:hanging="694"/>
      </w:pPr>
    </w:lvl>
    <w:lvl w:ilvl="1">
      <w:start w:val="1"/>
      <w:numFmt w:val="upperRoman"/>
      <w:lvlText w:val="%1.%2."/>
      <w:lvlJc w:val="left"/>
      <w:pPr>
        <w:ind w:left="1720" w:hanging="694"/>
      </w:pPr>
      <w:rPr>
        <w:rFonts w:ascii="Arial" w:eastAsia="Arial" w:hAnsi="Arial" w:cs="Arial"/>
        <w:b/>
        <w:sz w:val="22"/>
        <w:szCs w:val="22"/>
      </w:rPr>
    </w:lvl>
    <w:lvl w:ilvl="2">
      <w:start w:val="1"/>
      <w:numFmt w:val="lowerLetter"/>
      <w:lvlText w:val="%3."/>
      <w:lvlJc w:val="left"/>
      <w:pPr>
        <w:ind w:left="720" w:hanging="360"/>
      </w:pPr>
    </w:lvl>
    <w:lvl w:ilvl="3">
      <w:start w:val="1"/>
      <w:numFmt w:val="lowerLetter"/>
      <w:lvlText w:val="%4)"/>
      <w:lvlJc w:val="left"/>
      <w:pPr>
        <w:ind w:left="2440" w:hanging="360"/>
      </w:pPr>
    </w:lvl>
    <w:lvl w:ilvl="4">
      <w:numFmt w:val="bullet"/>
      <w:lvlText w:val="-"/>
      <w:lvlJc w:val="left"/>
      <w:pPr>
        <w:ind w:left="2800" w:hanging="360"/>
      </w:pPr>
      <w:rPr>
        <w:rFonts w:ascii="Georgia" w:eastAsia="Georgia" w:hAnsi="Georgia" w:cs="Georgia"/>
        <w:sz w:val="20"/>
        <w:szCs w:val="20"/>
      </w:rPr>
    </w:lvl>
    <w:lvl w:ilvl="5">
      <w:start w:val="1"/>
      <w:numFmt w:val="lowerRoman"/>
      <w:lvlText w:val="%6."/>
      <w:lvlJc w:val="left"/>
      <w:pPr>
        <w:ind w:left="3160" w:hanging="360"/>
      </w:pPr>
      <w:rPr>
        <w:rFonts w:ascii="Arial MT" w:eastAsia="Arial MT" w:hAnsi="Arial MT" w:cs="Arial MT"/>
        <w:sz w:val="22"/>
        <w:szCs w:val="22"/>
      </w:rPr>
    </w:lvl>
    <w:lvl w:ilvl="6">
      <w:numFmt w:val="bullet"/>
      <w:lvlText w:val="•"/>
      <w:lvlJc w:val="left"/>
      <w:pPr>
        <w:ind w:left="4584" w:hanging="360"/>
      </w:pPr>
    </w:lvl>
    <w:lvl w:ilvl="7">
      <w:numFmt w:val="bullet"/>
      <w:lvlText w:val="•"/>
      <w:lvlJc w:val="left"/>
      <w:pPr>
        <w:ind w:left="6008" w:hanging="360"/>
      </w:pPr>
    </w:lvl>
    <w:lvl w:ilvl="8">
      <w:numFmt w:val="bullet"/>
      <w:lvlText w:val="•"/>
      <w:lvlJc w:val="left"/>
      <w:pPr>
        <w:ind w:left="7432" w:hanging="360"/>
      </w:pPr>
    </w:lvl>
  </w:abstractNum>
  <w:abstractNum w:abstractNumId="168" w15:restartNumberingAfterBreak="0">
    <w:nsid w:val="7CBD3D0E"/>
    <w:multiLevelType w:val="multilevel"/>
    <w:tmpl w:val="8A58C61E"/>
    <w:lvl w:ilvl="0">
      <w:start w:val="4"/>
      <w:numFmt w:val="lowerLetter"/>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numFmt w:val="bullet"/>
      <w:lvlText w:val="-"/>
      <w:lvlJc w:val="left"/>
      <w:pPr>
        <w:ind w:left="4320" w:hanging="360"/>
      </w:pPr>
      <w:rPr>
        <w:rFonts w:ascii="Georgia" w:eastAsia="Georgia" w:hAnsi="Georgia" w:cs="Georgia" w:hint="default"/>
        <w:sz w:val="20"/>
        <w:szCs w:val="20"/>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69" w15:restartNumberingAfterBreak="0">
    <w:nsid w:val="7D7A17AD"/>
    <w:multiLevelType w:val="hybridMultilevel"/>
    <w:tmpl w:val="F2D0DA8E"/>
    <w:lvl w:ilvl="0" w:tplc="5510DD4A">
      <w:start w:val="1"/>
      <w:numFmt w:val="lowerRoman"/>
      <w:lvlText w:val="(%1)"/>
      <w:lvlJc w:val="left"/>
      <w:pPr>
        <w:ind w:left="186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732E02"/>
    <w:multiLevelType w:val="hybridMultilevel"/>
    <w:tmpl w:val="924E2F0E"/>
    <w:lvl w:ilvl="0" w:tplc="84F661B4">
      <w:start w:val="4"/>
      <w:numFmt w:val="lowerLetter"/>
      <w:lvlText w:val="%1."/>
      <w:lvlJc w:val="left"/>
      <w:pPr>
        <w:ind w:left="720" w:hanging="360"/>
      </w:pPr>
      <w:rPr>
        <w:rFonts w:asciiTheme="minorHAnsi" w:eastAsia="Arial"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04"/>
  </w:num>
  <w:num w:numId="2">
    <w:abstractNumId w:val="83"/>
  </w:num>
  <w:num w:numId="3">
    <w:abstractNumId w:val="38"/>
  </w:num>
  <w:num w:numId="4">
    <w:abstractNumId w:val="118"/>
  </w:num>
  <w:num w:numId="5">
    <w:abstractNumId w:val="57"/>
  </w:num>
  <w:num w:numId="6">
    <w:abstractNumId w:val="82"/>
  </w:num>
  <w:num w:numId="7">
    <w:abstractNumId w:val="86"/>
  </w:num>
  <w:num w:numId="8">
    <w:abstractNumId w:val="95"/>
  </w:num>
  <w:num w:numId="9">
    <w:abstractNumId w:val="159"/>
  </w:num>
  <w:num w:numId="10">
    <w:abstractNumId w:val="121"/>
  </w:num>
  <w:num w:numId="11">
    <w:abstractNumId w:val="145"/>
  </w:num>
  <w:num w:numId="12">
    <w:abstractNumId w:val="89"/>
  </w:num>
  <w:num w:numId="13">
    <w:abstractNumId w:val="79"/>
  </w:num>
  <w:num w:numId="14">
    <w:abstractNumId w:val="32"/>
  </w:num>
  <w:num w:numId="15">
    <w:abstractNumId w:val="18"/>
  </w:num>
  <w:num w:numId="16">
    <w:abstractNumId w:val="106"/>
  </w:num>
  <w:num w:numId="17">
    <w:abstractNumId w:val="97"/>
  </w:num>
  <w:num w:numId="18">
    <w:abstractNumId w:val="149"/>
  </w:num>
  <w:num w:numId="19">
    <w:abstractNumId w:val="35"/>
  </w:num>
  <w:num w:numId="20">
    <w:abstractNumId w:val="93"/>
  </w:num>
  <w:num w:numId="21">
    <w:abstractNumId w:val="110"/>
  </w:num>
  <w:num w:numId="22">
    <w:abstractNumId w:val="48"/>
  </w:num>
  <w:num w:numId="23">
    <w:abstractNumId w:val="138"/>
  </w:num>
  <w:num w:numId="24">
    <w:abstractNumId w:val="2"/>
  </w:num>
  <w:num w:numId="25">
    <w:abstractNumId w:val="137"/>
  </w:num>
  <w:num w:numId="26">
    <w:abstractNumId w:val="126"/>
  </w:num>
  <w:num w:numId="27">
    <w:abstractNumId w:val="27"/>
  </w:num>
  <w:num w:numId="28">
    <w:abstractNumId w:val="139"/>
  </w:num>
  <w:num w:numId="29">
    <w:abstractNumId w:val="80"/>
  </w:num>
  <w:num w:numId="30">
    <w:abstractNumId w:val="33"/>
  </w:num>
  <w:num w:numId="31">
    <w:abstractNumId w:val="155"/>
  </w:num>
  <w:num w:numId="32">
    <w:abstractNumId w:val="61"/>
  </w:num>
  <w:num w:numId="33">
    <w:abstractNumId w:val="167"/>
  </w:num>
  <w:num w:numId="34">
    <w:abstractNumId w:val="130"/>
  </w:num>
  <w:num w:numId="35">
    <w:abstractNumId w:val="150"/>
  </w:num>
  <w:num w:numId="36">
    <w:abstractNumId w:val="116"/>
  </w:num>
  <w:num w:numId="37">
    <w:abstractNumId w:val="144"/>
  </w:num>
  <w:num w:numId="38">
    <w:abstractNumId w:val="21"/>
  </w:num>
  <w:num w:numId="39">
    <w:abstractNumId w:val="115"/>
  </w:num>
  <w:num w:numId="40">
    <w:abstractNumId w:val="114"/>
  </w:num>
  <w:num w:numId="41">
    <w:abstractNumId w:val="162"/>
  </w:num>
  <w:num w:numId="42">
    <w:abstractNumId w:val="151"/>
  </w:num>
  <w:num w:numId="43">
    <w:abstractNumId w:val="5"/>
  </w:num>
  <w:num w:numId="44">
    <w:abstractNumId w:val="42"/>
  </w:num>
  <w:num w:numId="45">
    <w:abstractNumId w:val="129"/>
  </w:num>
  <w:num w:numId="46">
    <w:abstractNumId w:val="0"/>
  </w:num>
  <w:num w:numId="47">
    <w:abstractNumId w:val="109"/>
  </w:num>
  <w:num w:numId="48">
    <w:abstractNumId w:val="92"/>
  </w:num>
  <w:num w:numId="49">
    <w:abstractNumId w:val="163"/>
  </w:num>
  <w:num w:numId="50">
    <w:abstractNumId w:val="107"/>
  </w:num>
  <w:num w:numId="51">
    <w:abstractNumId w:val="23"/>
  </w:num>
  <w:num w:numId="52">
    <w:abstractNumId w:val="75"/>
  </w:num>
  <w:num w:numId="53">
    <w:abstractNumId w:val="60"/>
  </w:num>
  <w:num w:numId="54">
    <w:abstractNumId w:val="13"/>
  </w:num>
  <w:num w:numId="55">
    <w:abstractNumId w:val="160"/>
  </w:num>
  <w:num w:numId="56">
    <w:abstractNumId w:val="98"/>
  </w:num>
  <w:num w:numId="57">
    <w:abstractNumId w:val="31"/>
  </w:num>
  <w:num w:numId="58">
    <w:abstractNumId w:val="8"/>
  </w:num>
  <w:num w:numId="59">
    <w:abstractNumId w:val="99"/>
  </w:num>
  <w:num w:numId="60">
    <w:abstractNumId w:val="90"/>
  </w:num>
  <w:num w:numId="61">
    <w:abstractNumId w:val="51"/>
  </w:num>
  <w:num w:numId="62">
    <w:abstractNumId w:val="66"/>
  </w:num>
  <w:num w:numId="63">
    <w:abstractNumId w:val="102"/>
  </w:num>
  <w:num w:numId="64">
    <w:abstractNumId w:val="67"/>
  </w:num>
  <w:num w:numId="65">
    <w:abstractNumId w:val="156"/>
  </w:num>
  <w:num w:numId="66">
    <w:abstractNumId w:val="30"/>
  </w:num>
  <w:num w:numId="67">
    <w:abstractNumId w:val="140"/>
  </w:num>
  <w:num w:numId="68">
    <w:abstractNumId w:val="4"/>
  </w:num>
  <w:num w:numId="69">
    <w:abstractNumId w:val="1"/>
  </w:num>
  <w:num w:numId="70">
    <w:abstractNumId w:val="12"/>
  </w:num>
  <w:num w:numId="71">
    <w:abstractNumId w:val="43"/>
  </w:num>
  <w:num w:numId="72">
    <w:abstractNumId w:val="53"/>
  </w:num>
  <w:num w:numId="73">
    <w:abstractNumId w:val="124"/>
  </w:num>
  <w:num w:numId="74">
    <w:abstractNumId w:val="72"/>
  </w:num>
  <w:num w:numId="75">
    <w:abstractNumId w:val="68"/>
  </w:num>
  <w:num w:numId="76">
    <w:abstractNumId w:val="136"/>
  </w:num>
  <w:num w:numId="77">
    <w:abstractNumId w:val="146"/>
  </w:num>
  <w:num w:numId="78">
    <w:abstractNumId w:val="47"/>
  </w:num>
  <w:num w:numId="79">
    <w:abstractNumId w:val="29"/>
  </w:num>
  <w:num w:numId="80">
    <w:abstractNumId w:val="128"/>
  </w:num>
  <w:num w:numId="81">
    <w:abstractNumId w:val="113"/>
  </w:num>
  <w:num w:numId="82">
    <w:abstractNumId w:val="85"/>
  </w:num>
  <w:num w:numId="83">
    <w:abstractNumId w:val="28"/>
  </w:num>
  <w:num w:numId="84">
    <w:abstractNumId w:val="134"/>
  </w:num>
  <w:num w:numId="85">
    <w:abstractNumId w:val="133"/>
  </w:num>
  <w:num w:numId="86">
    <w:abstractNumId w:val="169"/>
  </w:num>
  <w:num w:numId="87">
    <w:abstractNumId w:val="16"/>
  </w:num>
  <w:num w:numId="88">
    <w:abstractNumId w:val="157"/>
  </w:num>
  <w:num w:numId="89">
    <w:abstractNumId w:val="46"/>
  </w:num>
  <w:num w:numId="90">
    <w:abstractNumId w:val="65"/>
  </w:num>
  <w:num w:numId="91">
    <w:abstractNumId w:val="49"/>
  </w:num>
  <w:num w:numId="92">
    <w:abstractNumId w:val="91"/>
  </w:num>
  <w:num w:numId="93">
    <w:abstractNumId w:val="10"/>
  </w:num>
  <w:num w:numId="94">
    <w:abstractNumId w:val="161"/>
  </w:num>
  <w:num w:numId="95">
    <w:abstractNumId w:val="141"/>
  </w:num>
  <w:num w:numId="96">
    <w:abstractNumId w:val="119"/>
  </w:num>
  <w:num w:numId="97">
    <w:abstractNumId w:val="41"/>
  </w:num>
  <w:num w:numId="98">
    <w:abstractNumId w:val="7"/>
  </w:num>
  <w:num w:numId="99">
    <w:abstractNumId w:val="142"/>
  </w:num>
  <w:num w:numId="100">
    <w:abstractNumId w:val="120"/>
  </w:num>
  <w:num w:numId="101">
    <w:abstractNumId w:val="52"/>
  </w:num>
  <w:num w:numId="102">
    <w:abstractNumId w:val="59"/>
  </w:num>
  <w:num w:numId="103">
    <w:abstractNumId w:val="37"/>
  </w:num>
  <w:num w:numId="104">
    <w:abstractNumId w:val="25"/>
  </w:num>
  <w:num w:numId="105">
    <w:abstractNumId w:val="56"/>
  </w:num>
  <w:num w:numId="106">
    <w:abstractNumId w:val="3"/>
  </w:num>
  <w:num w:numId="107">
    <w:abstractNumId w:val="20"/>
  </w:num>
  <w:num w:numId="108">
    <w:abstractNumId w:val="15"/>
  </w:num>
  <w:num w:numId="109">
    <w:abstractNumId w:val="132"/>
  </w:num>
  <w:num w:numId="110">
    <w:abstractNumId w:val="166"/>
  </w:num>
  <w:num w:numId="111">
    <w:abstractNumId w:val="105"/>
  </w:num>
  <w:num w:numId="112">
    <w:abstractNumId w:val="36"/>
  </w:num>
  <w:num w:numId="113">
    <w:abstractNumId w:val="6"/>
  </w:num>
  <w:num w:numId="114">
    <w:abstractNumId w:val="84"/>
  </w:num>
  <w:num w:numId="115">
    <w:abstractNumId w:val="77"/>
  </w:num>
  <w:num w:numId="116">
    <w:abstractNumId w:val="152"/>
  </w:num>
  <w:num w:numId="117">
    <w:abstractNumId w:val="74"/>
  </w:num>
  <w:num w:numId="118">
    <w:abstractNumId w:val="154"/>
  </w:num>
  <w:num w:numId="119">
    <w:abstractNumId w:val="78"/>
  </w:num>
  <w:num w:numId="120">
    <w:abstractNumId w:val="19"/>
  </w:num>
  <w:num w:numId="121">
    <w:abstractNumId w:val="165"/>
  </w:num>
  <w:num w:numId="122">
    <w:abstractNumId w:val="17"/>
  </w:num>
  <w:num w:numId="123">
    <w:abstractNumId w:val="143"/>
  </w:num>
  <w:num w:numId="124">
    <w:abstractNumId w:val="148"/>
  </w:num>
  <w:num w:numId="125">
    <w:abstractNumId w:val="127"/>
  </w:num>
  <w:num w:numId="126">
    <w:abstractNumId w:val="123"/>
  </w:num>
  <w:num w:numId="127">
    <w:abstractNumId w:val="55"/>
  </w:num>
  <w:num w:numId="128">
    <w:abstractNumId w:val="9"/>
  </w:num>
  <w:num w:numId="129">
    <w:abstractNumId w:val="153"/>
  </w:num>
  <w:num w:numId="130">
    <w:abstractNumId w:val="131"/>
  </w:num>
  <w:num w:numId="131">
    <w:abstractNumId w:val="44"/>
  </w:num>
  <w:num w:numId="132">
    <w:abstractNumId w:val="122"/>
  </w:num>
  <w:num w:numId="133">
    <w:abstractNumId w:val="22"/>
  </w:num>
  <w:num w:numId="134">
    <w:abstractNumId w:val="34"/>
  </w:num>
  <w:num w:numId="135">
    <w:abstractNumId w:val="40"/>
  </w:num>
  <w:num w:numId="136">
    <w:abstractNumId w:val="26"/>
  </w:num>
  <w:num w:numId="137">
    <w:abstractNumId w:val="158"/>
  </w:num>
  <w:num w:numId="138">
    <w:abstractNumId w:val="147"/>
  </w:num>
  <w:num w:numId="139">
    <w:abstractNumId w:val="76"/>
  </w:num>
  <w:num w:numId="140">
    <w:abstractNumId w:val="64"/>
  </w:num>
  <w:num w:numId="141">
    <w:abstractNumId w:val="87"/>
  </w:num>
  <w:num w:numId="142">
    <w:abstractNumId w:val="101"/>
  </w:num>
  <w:num w:numId="143">
    <w:abstractNumId w:val="170"/>
  </w:num>
  <w:num w:numId="144">
    <w:abstractNumId w:val="125"/>
  </w:num>
  <w:num w:numId="145">
    <w:abstractNumId w:val="24"/>
  </w:num>
  <w:num w:numId="146">
    <w:abstractNumId w:val="111"/>
  </w:num>
  <w:num w:numId="147">
    <w:abstractNumId w:val="88"/>
  </w:num>
  <w:num w:numId="148">
    <w:abstractNumId w:val="70"/>
  </w:num>
  <w:num w:numId="149">
    <w:abstractNumId w:val="100"/>
  </w:num>
  <w:num w:numId="150">
    <w:abstractNumId w:val="11"/>
  </w:num>
  <w:num w:numId="151">
    <w:abstractNumId w:val="81"/>
  </w:num>
  <w:num w:numId="152">
    <w:abstractNumId w:val="39"/>
  </w:num>
  <w:num w:numId="153">
    <w:abstractNumId w:val="103"/>
  </w:num>
  <w:num w:numId="154">
    <w:abstractNumId w:val="96"/>
  </w:num>
  <w:num w:numId="155">
    <w:abstractNumId w:val="69"/>
  </w:num>
  <w:num w:numId="156">
    <w:abstractNumId w:val="54"/>
  </w:num>
  <w:num w:numId="157">
    <w:abstractNumId w:val="135"/>
  </w:num>
  <w:num w:numId="158">
    <w:abstractNumId w:val="45"/>
  </w:num>
  <w:num w:numId="159">
    <w:abstractNumId w:val="73"/>
  </w:num>
  <w:num w:numId="160">
    <w:abstractNumId w:val="94"/>
  </w:num>
  <w:num w:numId="161">
    <w:abstractNumId w:val="108"/>
  </w:num>
  <w:num w:numId="162">
    <w:abstractNumId w:val="58"/>
  </w:num>
  <w:num w:numId="163">
    <w:abstractNumId w:val="63"/>
  </w:num>
  <w:num w:numId="164">
    <w:abstractNumId w:val="62"/>
  </w:num>
  <w:num w:numId="165">
    <w:abstractNumId w:val="112"/>
  </w:num>
  <w:num w:numId="166">
    <w:abstractNumId w:val="168"/>
  </w:num>
  <w:num w:numId="167">
    <w:abstractNumId w:val="71"/>
  </w:num>
  <w:num w:numId="168">
    <w:abstractNumId w:val="117"/>
  </w:num>
  <w:num w:numId="169">
    <w:abstractNumId w:val="50"/>
  </w:num>
  <w:num w:numId="170">
    <w:abstractNumId w:val="164"/>
  </w:num>
  <w:num w:numId="171">
    <w:abstractNumId w:val="14"/>
  </w:num>
  <w:numIdMacAtCleanup w:val="1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gdalena Samosir">
    <w15:presenceInfo w15:providerId="AD" w15:userId="S-1-5-21-2213115534-3720106562-2317565151-15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E5"/>
    <w:rsid w:val="0000123B"/>
    <w:rsid w:val="000014B2"/>
    <w:rsid w:val="000014F8"/>
    <w:rsid w:val="00002CAE"/>
    <w:rsid w:val="000033B6"/>
    <w:rsid w:val="00006098"/>
    <w:rsid w:val="000067BC"/>
    <w:rsid w:val="000072EB"/>
    <w:rsid w:val="00010BAB"/>
    <w:rsid w:val="00010C1A"/>
    <w:rsid w:val="00011015"/>
    <w:rsid w:val="0001104A"/>
    <w:rsid w:val="00011D98"/>
    <w:rsid w:val="000144F2"/>
    <w:rsid w:val="0001498F"/>
    <w:rsid w:val="00015F5F"/>
    <w:rsid w:val="000165C2"/>
    <w:rsid w:val="000170E8"/>
    <w:rsid w:val="00020964"/>
    <w:rsid w:val="00021EDD"/>
    <w:rsid w:val="00022368"/>
    <w:rsid w:val="00022F4A"/>
    <w:rsid w:val="00023B3F"/>
    <w:rsid w:val="00027FDC"/>
    <w:rsid w:val="00030187"/>
    <w:rsid w:val="00030D55"/>
    <w:rsid w:val="000339B9"/>
    <w:rsid w:val="00035695"/>
    <w:rsid w:val="000368C7"/>
    <w:rsid w:val="00036EB2"/>
    <w:rsid w:val="00037E1C"/>
    <w:rsid w:val="00037E82"/>
    <w:rsid w:val="00042620"/>
    <w:rsid w:val="0005043E"/>
    <w:rsid w:val="00051AA0"/>
    <w:rsid w:val="00052139"/>
    <w:rsid w:val="00052FBD"/>
    <w:rsid w:val="000531B5"/>
    <w:rsid w:val="00054FB8"/>
    <w:rsid w:val="000553EB"/>
    <w:rsid w:val="00056825"/>
    <w:rsid w:val="00056B05"/>
    <w:rsid w:val="000570B7"/>
    <w:rsid w:val="00062B39"/>
    <w:rsid w:val="00062CF9"/>
    <w:rsid w:val="00063424"/>
    <w:rsid w:val="0006439F"/>
    <w:rsid w:val="00065042"/>
    <w:rsid w:val="00065778"/>
    <w:rsid w:val="0006584A"/>
    <w:rsid w:val="00070D5B"/>
    <w:rsid w:val="00070FB4"/>
    <w:rsid w:val="000719C2"/>
    <w:rsid w:val="00071C6C"/>
    <w:rsid w:val="000729F4"/>
    <w:rsid w:val="00073253"/>
    <w:rsid w:val="0007468A"/>
    <w:rsid w:val="00074D7E"/>
    <w:rsid w:val="00075B23"/>
    <w:rsid w:val="000762A0"/>
    <w:rsid w:val="000764B3"/>
    <w:rsid w:val="00077B27"/>
    <w:rsid w:val="00080250"/>
    <w:rsid w:val="00080529"/>
    <w:rsid w:val="000814BE"/>
    <w:rsid w:val="000814E8"/>
    <w:rsid w:val="000817A3"/>
    <w:rsid w:val="00083B2B"/>
    <w:rsid w:val="0008472C"/>
    <w:rsid w:val="00085977"/>
    <w:rsid w:val="00086065"/>
    <w:rsid w:val="00087CC1"/>
    <w:rsid w:val="000902A6"/>
    <w:rsid w:val="00091ECE"/>
    <w:rsid w:val="00093D30"/>
    <w:rsid w:val="000943A2"/>
    <w:rsid w:val="000949FC"/>
    <w:rsid w:val="00097087"/>
    <w:rsid w:val="000A032D"/>
    <w:rsid w:val="000A036C"/>
    <w:rsid w:val="000A2700"/>
    <w:rsid w:val="000A3318"/>
    <w:rsid w:val="000A4C2E"/>
    <w:rsid w:val="000A5414"/>
    <w:rsid w:val="000A5C58"/>
    <w:rsid w:val="000A5DDA"/>
    <w:rsid w:val="000A5FD5"/>
    <w:rsid w:val="000A79BF"/>
    <w:rsid w:val="000B0121"/>
    <w:rsid w:val="000B12A2"/>
    <w:rsid w:val="000B134E"/>
    <w:rsid w:val="000B1355"/>
    <w:rsid w:val="000B1CA0"/>
    <w:rsid w:val="000B3D48"/>
    <w:rsid w:val="000B4611"/>
    <w:rsid w:val="000B57D3"/>
    <w:rsid w:val="000B5B51"/>
    <w:rsid w:val="000B6BB8"/>
    <w:rsid w:val="000B7E07"/>
    <w:rsid w:val="000C01A5"/>
    <w:rsid w:val="000C0351"/>
    <w:rsid w:val="000C5F0B"/>
    <w:rsid w:val="000C6FF3"/>
    <w:rsid w:val="000C7912"/>
    <w:rsid w:val="000D3581"/>
    <w:rsid w:val="000D40E9"/>
    <w:rsid w:val="000D4271"/>
    <w:rsid w:val="000D4F4B"/>
    <w:rsid w:val="000D63F1"/>
    <w:rsid w:val="000E08B8"/>
    <w:rsid w:val="000E1BFB"/>
    <w:rsid w:val="000E23E7"/>
    <w:rsid w:val="000E264D"/>
    <w:rsid w:val="000E4AB0"/>
    <w:rsid w:val="000E4FA2"/>
    <w:rsid w:val="000E6E51"/>
    <w:rsid w:val="000F01CE"/>
    <w:rsid w:val="000F03E3"/>
    <w:rsid w:val="000F1C1B"/>
    <w:rsid w:val="000F1FF2"/>
    <w:rsid w:val="000F4AEE"/>
    <w:rsid w:val="000F4D04"/>
    <w:rsid w:val="000F5F61"/>
    <w:rsid w:val="000F652F"/>
    <w:rsid w:val="000F75EB"/>
    <w:rsid w:val="000F7BE6"/>
    <w:rsid w:val="000F7F6F"/>
    <w:rsid w:val="001001BA"/>
    <w:rsid w:val="00100A21"/>
    <w:rsid w:val="00100BFF"/>
    <w:rsid w:val="00104BDA"/>
    <w:rsid w:val="0010702B"/>
    <w:rsid w:val="0010799A"/>
    <w:rsid w:val="00107DAB"/>
    <w:rsid w:val="00111D56"/>
    <w:rsid w:val="00112267"/>
    <w:rsid w:val="0011649A"/>
    <w:rsid w:val="00116CCB"/>
    <w:rsid w:val="00116D8D"/>
    <w:rsid w:val="0011758C"/>
    <w:rsid w:val="00120E32"/>
    <w:rsid w:val="00122295"/>
    <w:rsid w:val="0012265E"/>
    <w:rsid w:val="00122D7C"/>
    <w:rsid w:val="00123D8D"/>
    <w:rsid w:val="0012770F"/>
    <w:rsid w:val="00127D15"/>
    <w:rsid w:val="001308C2"/>
    <w:rsid w:val="00130B15"/>
    <w:rsid w:val="00130BFA"/>
    <w:rsid w:val="001334B4"/>
    <w:rsid w:val="0013399B"/>
    <w:rsid w:val="00137882"/>
    <w:rsid w:val="00137AB1"/>
    <w:rsid w:val="0014141D"/>
    <w:rsid w:val="00142C17"/>
    <w:rsid w:val="00142F43"/>
    <w:rsid w:val="00144732"/>
    <w:rsid w:val="0014571C"/>
    <w:rsid w:val="00145C25"/>
    <w:rsid w:val="001472C0"/>
    <w:rsid w:val="001475D1"/>
    <w:rsid w:val="0014784C"/>
    <w:rsid w:val="00151758"/>
    <w:rsid w:val="001517B2"/>
    <w:rsid w:val="00153116"/>
    <w:rsid w:val="00153936"/>
    <w:rsid w:val="00153D76"/>
    <w:rsid w:val="0015475F"/>
    <w:rsid w:val="00154AFB"/>
    <w:rsid w:val="00154C10"/>
    <w:rsid w:val="00154F96"/>
    <w:rsid w:val="001556A3"/>
    <w:rsid w:val="0016067F"/>
    <w:rsid w:val="00160A9F"/>
    <w:rsid w:val="0016340F"/>
    <w:rsid w:val="0016418C"/>
    <w:rsid w:val="00165287"/>
    <w:rsid w:val="00165B29"/>
    <w:rsid w:val="0016630F"/>
    <w:rsid w:val="0016641F"/>
    <w:rsid w:val="00166A48"/>
    <w:rsid w:val="001671DD"/>
    <w:rsid w:val="0017205C"/>
    <w:rsid w:val="001735EA"/>
    <w:rsid w:val="001743E4"/>
    <w:rsid w:val="00174DC8"/>
    <w:rsid w:val="001768C4"/>
    <w:rsid w:val="0017785C"/>
    <w:rsid w:val="001800B6"/>
    <w:rsid w:val="001831AE"/>
    <w:rsid w:val="00183532"/>
    <w:rsid w:val="001839DF"/>
    <w:rsid w:val="001847D5"/>
    <w:rsid w:val="0018708B"/>
    <w:rsid w:val="00190C75"/>
    <w:rsid w:val="001911A2"/>
    <w:rsid w:val="0019183B"/>
    <w:rsid w:val="0019329E"/>
    <w:rsid w:val="00193BA4"/>
    <w:rsid w:val="00194D44"/>
    <w:rsid w:val="001956DC"/>
    <w:rsid w:val="00195A41"/>
    <w:rsid w:val="00196D17"/>
    <w:rsid w:val="001A038E"/>
    <w:rsid w:val="001A05F0"/>
    <w:rsid w:val="001A155A"/>
    <w:rsid w:val="001A409B"/>
    <w:rsid w:val="001A4B08"/>
    <w:rsid w:val="001A50BB"/>
    <w:rsid w:val="001A62FF"/>
    <w:rsid w:val="001B2207"/>
    <w:rsid w:val="001B34EF"/>
    <w:rsid w:val="001B3D82"/>
    <w:rsid w:val="001B5CC5"/>
    <w:rsid w:val="001C1234"/>
    <w:rsid w:val="001C1330"/>
    <w:rsid w:val="001C401A"/>
    <w:rsid w:val="001C42CD"/>
    <w:rsid w:val="001D07F6"/>
    <w:rsid w:val="001D1B4B"/>
    <w:rsid w:val="001D3806"/>
    <w:rsid w:val="001D5177"/>
    <w:rsid w:val="001D59B4"/>
    <w:rsid w:val="001D6068"/>
    <w:rsid w:val="001D6B97"/>
    <w:rsid w:val="001D7303"/>
    <w:rsid w:val="001D7E35"/>
    <w:rsid w:val="001E0184"/>
    <w:rsid w:val="001E2E1A"/>
    <w:rsid w:val="001E2F9C"/>
    <w:rsid w:val="001E4C5B"/>
    <w:rsid w:val="001E65D8"/>
    <w:rsid w:val="001E6723"/>
    <w:rsid w:val="001E784F"/>
    <w:rsid w:val="001E7B16"/>
    <w:rsid w:val="001F042E"/>
    <w:rsid w:val="001F3661"/>
    <w:rsid w:val="001F434A"/>
    <w:rsid w:val="001F4FCD"/>
    <w:rsid w:val="002005E5"/>
    <w:rsid w:val="00202DD4"/>
    <w:rsid w:val="002031DB"/>
    <w:rsid w:val="00203B56"/>
    <w:rsid w:val="00203EFA"/>
    <w:rsid w:val="00205413"/>
    <w:rsid w:val="00207BDB"/>
    <w:rsid w:val="00207D17"/>
    <w:rsid w:val="00211B59"/>
    <w:rsid w:val="0021273B"/>
    <w:rsid w:val="0021316A"/>
    <w:rsid w:val="00213956"/>
    <w:rsid w:val="00213DB3"/>
    <w:rsid w:val="002143FE"/>
    <w:rsid w:val="00220861"/>
    <w:rsid w:val="002234DE"/>
    <w:rsid w:val="002258A7"/>
    <w:rsid w:val="00225CDB"/>
    <w:rsid w:val="00230220"/>
    <w:rsid w:val="00234B84"/>
    <w:rsid w:val="00234C1D"/>
    <w:rsid w:val="00235C40"/>
    <w:rsid w:val="0023690A"/>
    <w:rsid w:val="002374A5"/>
    <w:rsid w:val="002374C4"/>
    <w:rsid w:val="00237B11"/>
    <w:rsid w:val="0024137E"/>
    <w:rsid w:val="0024218E"/>
    <w:rsid w:val="00245222"/>
    <w:rsid w:val="00245BD5"/>
    <w:rsid w:val="00245FBF"/>
    <w:rsid w:val="002509E7"/>
    <w:rsid w:val="00251101"/>
    <w:rsid w:val="002522E5"/>
    <w:rsid w:val="002526DD"/>
    <w:rsid w:val="00252AFA"/>
    <w:rsid w:val="00254127"/>
    <w:rsid w:val="00254993"/>
    <w:rsid w:val="00254C47"/>
    <w:rsid w:val="00254E68"/>
    <w:rsid w:val="002558EC"/>
    <w:rsid w:val="002577D8"/>
    <w:rsid w:val="0026299A"/>
    <w:rsid w:val="00262AD3"/>
    <w:rsid w:val="00262F71"/>
    <w:rsid w:val="00263785"/>
    <w:rsid w:val="00264214"/>
    <w:rsid w:val="002646B0"/>
    <w:rsid w:val="0026604E"/>
    <w:rsid w:val="00266244"/>
    <w:rsid w:val="00273737"/>
    <w:rsid w:val="0027460B"/>
    <w:rsid w:val="00277A73"/>
    <w:rsid w:val="002808C0"/>
    <w:rsid w:val="0028121A"/>
    <w:rsid w:val="00286E58"/>
    <w:rsid w:val="0028727B"/>
    <w:rsid w:val="00293678"/>
    <w:rsid w:val="00297FE1"/>
    <w:rsid w:val="002A032D"/>
    <w:rsid w:val="002A1574"/>
    <w:rsid w:val="002A1908"/>
    <w:rsid w:val="002A30CF"/>
    <w:rsid w:val="002A3D47"/>
    <w:rsid w:val="002A4479"/>
    <w:rsid w:val="002A56CE"/>
    <w:rsid w:val="002A5987"/>
    <w:rsid w:val="002B081D"/>
    <w:rsid w:val="002B0960"/>
    <w:rsid w:val="002B1AD4"/>
    <w:rsid w:val="002B5AEB"/>
    <w:rsid w:val="002C0691"/>
    <w:rsid w:val="002C1804"/>
    <w:rsid w:val="002C4991"/>
    <w:rsid w:val="002C63FA"/>
    <w:rsid w:val="002C78F6"/>
    <w:rsid w:val="002D04EA"/>
    <w:rsid w:val="002D2125"/>
    <w:rsid w:val="002D3CCC"/>
    <w:rsid w:val="002D404A"/>
    <w:rsid w:val="002D54EA"/>
    <w:rsid w:val="002D56B5"/>
    <w:rsid w:val="002D77C7"/>
    <w:rsid w:val="002E0A28"/>
    <w:rsid w:val="002E245C"/>
    <w:rsid w:val="002E2C3E"/>
    <w:rsid w:val="002E3607"/>
    <w:rsid w:val="002E38FA"/>
    <w:rsid w:val="002E448C"/>
    <w:rsid w:val="002E576C"/>
    <w:rsid w:val="002E6A58"/>
    <w:rsid w:val="002E6B74"/>
    <w:rsid w:val="002E6F32"/>
    <w:rsid w:val="002F214B"/>
    <w:rsid w:val="002F21C4"/>
    <w:rsid w:val="002F26DD"/>
    <w:rsid w:val="002F3BD3"/>
    <w:rsid w:val="002F568E"/>
    <w:rsid w:val="002F58E7"/>
    <w:rsid w:val="002F5B2D"/>
    <w:rsid w:val="002F65AD"/>
    <w:rsid w:val="002F65D2"/>
    <w:rsid w:val="002F76F5"/>
    <w:rsid w:val="0030293E"/>
    <w:rsid w:val="00304508"/>
    <w:rsid w:val="003060D1"/>
    <w:rsid w:val="003065F3"/>
    <w:rsid w:val="00306CC5"/>
    <w:rsid w:val="00306D4C"/>
    <w:rsid w:val="00307994"/>
    <w:rsid w:val="00312ABB"/>
    <w:rsid w:val="0031533E"/>
    <w:rsid w:val="00315C11"/>
    <w:rsid w:val="003168C4"/>
    <w:rsid w:val="00321249"/>
    <w:rsid w:val="003223AC"/>
    <w:rsid w:val="00322F07"/>
    <w:rsid w:val="00322FA2"/>
    <w:rsid w:val="003232A4"/>
    <w:rsid w:val="00323A85"/>
    <w:rsid w:val="003242B2"/>
    <w:rsid w:val="00326236"/>
    <w:rsid w:val="003263D1"/>
    <w:rsid w:val="00326DCB"/>
    <w:rsid w:val="0032765F"/>
    <w:rsid w:val="00332050"/>
    <w:rsid w:val="0033239D"/>
    <w:rsid w:val="00333AEC"/>
    <w:rsid w:val="003348C8"/>
    <w:rsid w:val="00334D81"/>
    <w:rsid w:val="0033513D"/>
    <w:rsid w:val="00336A80"/>
    <w:rsid w:val="00336E76"/>
    <w:rsid w:val="00337975"/>
    <w:rsid w:val="00340844"/>
    <w:rsid w:val="0034267C"/>
    <w:rsid w:val="00343A29"/>
    <w:rsid w:val="003462FF"/>
    <w:rsid w:val="00346627"/>
    <w:rsid w:val="00346A5A"/>
    <w:rsid w:val="0034708A"/>
    <w:rsid w:val="00347408"/>
    <w:rsid w:val="00347720"/>
    <w:rsid w:val="00350503"/>
    <w:rsid w:val="00354395"/>
    <w:rsid w:val="003556E2"/>
    <w:rsid w:val="003556EC"/>
    <w:rsid w:val="00356680"/>
    <w:rsid w:val="003569C4"/>
    <w:rsid w:val="00356B7E"/>
    <w:rsid w:val="00356D7E"/>
    <w:rsid w:val="00360A84"/>
    <w:rsid w:val="00365770"/>
    <w:rsid w:val="003663F6"/>
    <w:rsid w:val="00367063"/>
    <w:rsid w:val="0036732E"/>
    <w:rsid w:val="003708FC"/>
    <w:rsid w:val="00372144"/>
    <w:rsid w:val="00372B64"/>
    <w:rsid w:val="00373924"/>
    <w:rsid w:val="003741A8"/>
    <w:rsid w:val="003746E0"/>
    <w:rsid w:val="00375752"/>
    <w:rsid w:val="003757B3"/>
    <w:rsid w:val="00376A8D"/>
    <w:rsid w:val="00377D7B"/>
    <w:rsid w:val="00380143"/>
    <w:rsid w:val="00383110"/>
    <w:rsid w:val="00383D29"/>
    <w:rsid w:val="003847C2"/>
    <w:rsid w:val="00384978"/>
    <w:rsid w:val="00385CF5"/>
    <w:rsid w:val="003862EB"/>
    <w:rsid w:val="00387146"/>
    <w:rsid w:val="00387A14"/>
    <w:rsid w:val="00392302"/>
    <w:rsid w:val="003926D1"/>
    <w:rsid w:val="00392965"/>
    <w:rsid w:val="00393DCC"/>
    <w:rsid w:val="00397E01"/>
    <w:rsid w:val="003A0CB6"/>
    <w:rsid w:val="003A18A9"/>
    <w:rsid w:val="003A726E"/>
    <w:rsid w:val="003B0027"/>
    <w:rsid w:val="003B0BA2"/>
    <w:rsid w:val="003B1CFB"/>
    <w:rsid w:val="003B3489"/>
    <w:rsid w:val="003B6D0E"/>
    <w:rsid w:val="003B7559"/>
    <w:rsid w:val="003B7E52"/>
    <w:rsid w:val="003C2110"/>
    <w:rsid w:val="003C2785"/>
    <w:rsid w:val="003C2A36"/>
    <w:rsid w:val="003C341A"/>
    <w:rsid w:val="003C4470"/>
    <w:rsid w:val="003C5763"/>
    <w:rsid w:val="003C6D15"/>
    <w:rsid w:val="003D1B71"/>
    <w:rsid w:val="003D1BD6"/>
    <w:rsid w:val="003D24EC"/>
    <w:rsid w:val="003D3629"/>
    <w:rsid w:val="003D517F"/>
    <w:rsid w:val="003D7294"/>
    <w:rsid w:val="003D7E99"/>
    <w:rsid w:val="003E1E72"/>
    <w:rsid w:val="003E38AE"/>
    <w:rsid w:val="003E3ABE"/>
    <w:rsid w:val="003E72DF"/>
    <w:rsid w:val="003E7CC8"/>
    <w:rsid w:val="003E7E35"/>
    <w:rsid w:val="003F0D97"/>
    <w:rsid w:val="003F224E"/>
    <w:rsid w:val="003F2954"/>
    <w:rsid w:val="003F2A2C"/>
    <w:rsid w:val="003F34C9"/>
    <w:rsid w:val="003F3AB9"/>
    <w:rsid w:val="003F4984"/>
    <w:rsid w:val="003F6606"/>
    <w:rsid w:val="003F7024"/>
    <w:rsid w:val="003F7768"/>
    <w:rsid w:val="003F77C8"/>
    <w:rsid w:val="00400255"/>
    <w:rsid w:val="004008F8"/>
    <w:rsid w:val="00402286"/>
    <w:rsid w:val="0040281D"/>
    <w:rsid w:val="00402F5F"/>
    <w:rsid w:val="00405072"/>
    <w:rsid w:val="00405C33"/>
    <w:rsid w:val="00406F3F"/>
    <w:rsid w:val="00411C40"/>
    <w:rsid w:val="00412093"/>
    <w:rsid w:val="004131AB"/>
    <w:rsid w:val="00413A39"/>
    <w:rsid w:val="004149EF"/>
    <w:rsid w:val="0041582F"/>
    <w:rsid w:val="00415F11"/>
    <w:rsid w:val="00416AC3"/>
    <w:rsid w:val="004177B3"/>
    <w:rsid w:val="004177D0"/>
    <w:rsid w:val="004207E6"/>
    <w:rsid w:val="00420D1B"/>
    <w:rsid w:val="0042162D"/>
    <w:rsid w:val="00423042"/>
    <w:rsid w:val="00424500"/>
    <w:rsid w:val="00426D5B"/>
    <w:rsid w:val="00426DA0"/>
    <w:rsid w:val="00433063"/>
    <w:rsid w:val="004334BE"/>
    <w:rsid w:val="00433D54"/>
    <w:rsid w:val="00434033"/>
    <w:rsid w:val="00435DB0"/>
    <w:rsid w:val="004363D1"/>
    <w:rsid w:val="00436532"/>
    <w:rsid w:val="00437853"/>
    <w:rsid w:val="0044046C"/>
    <w:rsid w:val="00440A77"/>
    <w:rsid w:val="004426A9"/>
    <w:rsid w:val="0044456C"/>
    <w:rsid w:val="00444852"/>
    <w:rsid w:val="00453CE0"/>
    <w:rsid w:val="00454F1E"/>
    <w:rsid w:val="00460279"/>
    <w:rsid w:val="00460AF7"/>
    <w:rsid w:val="00460B01"/>
    <w:rsid w:val="00461E4A"/>
    <w:rsid w:val="00461FEB"/>
    <w:rsid w:val="00462121"/>
    <w:rsid w:val="004668D7"/>
    <w:rsid w:val="00466B2F"/>
    <w:rsid w:val="00466DF3"/>
    <w:rsid w:val="004711DD"/>
    <w:rsid w:val="00472B47"/>
    <w:rsid w:val="00473A1C"/>
    <w:rsid w:val="00473BDF"/>
    <w:rsid w:val="00473F9A"/>
    <w:rsid w:val="004748CF"/>
    <w:rsid w:val="00475B76"/>
    <w:rsid w:val="0047637A"/>
    <w:rsid w:val="004774AE"/>
    <w:rsid w:val="00482DCF"/>
    <w:rsid w:val="00485DFF"/>
    <w:rsid w:val="0048657C"/>
    <w:rsid w:val="004868AE"/>
    <w:rsid w:val="004868DB"/>
    <w:rsid w:val="00490FAF"/>
    <w:rsid w:val="004922DE"/>
    <w:rsid w:val="00493BE9"/>
    <w:rsid w:val="00493F15"/>
    <w:rsid w:val="004944F2"/>
    <w:rsid w:val="00496C11"/>
    <w:rsid w:val="00497119"/>
    <w:rsid w:val="004971DD"/>
    <w:rsid w:val="0049757B"/>
    <w:rsid w:val="004979E6"/>
    <w:rsid w:val="004A1164"/>
    <w:rsid w:val="004A15BC"/>
    <w:rsid w:val="004A1B57"/>
    <w:rsid w:val="004A32BB"/>
    <w:rsid w:val="004A332C"/>
    <w:rsid w:val="004A36B0"/>
    <w:rsid w:val="004A6C06"/>
    <w:rsid w:val="004A7AE5"/>
    <w:rsid w:val="004B32EF"/>
    <w:rsid w:val="004B4180"/>
    <w:rsid w:val="004B4848"/>
    <w:rsid w:val="004C05F2"/>
    <w:rsid w:val="004C0E4B"/>
    <w:rsid w:val="004C6A20"/>
    <w:rsid w:val="004D033B"/>
    <w:rsid w:val="004D05BA"/>
    <w:rsid w:val="004D3C8B"/>
    <w:rsid w:val="004D4771"/>
    <w:rsid w:val="004D6353"/>
    <w:rsid w:val="004E1F84"/>
    <w:rsid w:val="004E3870"/>
    <w:rsid w:val="004E3A59"/>
    <w:rsid w:val="004E6A8E"/>
    <w:rsid w:val="004E713D"/>
    <w:rsid w:val="004F27C7"/>
    <w:rsid w:val="004F2BBD"/>
    <w:rsid w:val="004F315F"/>
    <w:rsid w:val="004F3FBE"/>
    <w:rsid w:val="004F4050"/>
    <w:rsid w:val="004F4485"/>
    <w:rsid w:val="004F5CE7"/>
    <w:rsid w:val="004F6993"/>
    <w:rsid w:val="004F6A39"/>
    <w:rsid w:val="005006DD"/>
    <w:rsid w:val="00500FEE"/>
    <w:rsid w:val="00503CBF"/>
    <w:rsid w:val="005040B5"/>
    <w:rsid w:val="0050453D"/>
    <w:rsid w:val="00504964"/>
    <w:rsid w:val="00505B0E"/>
    <w:rsid w:val="00506572"/>
    <w:rsid w:val="00507280"/>
    <w:rsid w:val="00511D5C"/>
    <w:rsid w:val="00511FE4"/>
    <w:rsid w:val="00512453"/>
    <w:rsid w:val="00512745"/>
    <w:rsid w:val="0051358E"/>
    <w:rsid w:val="00513AE1"/>
    <w:rsid w:val="00520098"/>
    <w:rsid w:val="00520352"/>
    <w:rsid w:val="005216FD"/>
    <w:rsid w:val="0052200D"/>
    <w:rsid w:val="0052364B"/>
    <w:rsid w:val="0052398C"/>
    <w:rsid w:val="005246D6"/>
    <w:rsid w:val="0052485A"/>
    <w:rsid w:val="00524A5E"/>
    <w:rsid w:val="00525DA6"/>
    <w:rsid w:val="00526547"/>
    <w:rsid w:val="00527332"/>
    <w:rsid w:val="005319D6"/>
    <w:rsid w:val="005323A7"/>
    <w:rsid w:val="0053251B"/>
    <w:rsid w:val="00534CEE"/>
    <w:rsid w:val="00535680"/>
    <w:rsid w:val="0053600C"/>
    <w:rsid w:val="005373C6"/>
    <w:rsid w:val="00537753"/>
    <w:rsid w:val="00540EA2"/>
    <w:rsid w:val="00542C05"/>
    <w:rsid w:val="005433B3"/>
    <w:rsid w:val="00546990"/>
    <w:rsid w:val="00546D5E"/>
    <w:rsid w:val="005473D9"/>
    <w:rsid w:val="00550BB1"/>
    <w:rsid w:val="00551A94"/>
    <w:rsid w:val="00552F83"/>
    <w:rsid w:val="0055390F"/>
    <w:rsid w:val="00556624"/>
    <w:rsid w:val="005578B1"/>
    <w:rsid w:val="00557EFC"/>
    <w:rsid w:val="00560035"/>
    <w:rsid w:val="00560540"/>
    <w:rsid w:val="00560DCC"/>
    <w:rsid w:val="005614BB"/>
    <w:rsid w:val="00561E6E"/>
    <w:rsid w:val="0056379C"/>
    <w:rsid w:val="005640EB"/>
    <w:rsid w:val="00564110"/>
    <w:rsid w:val="00564140"/>
    <w:rsid w:val="005641B0"/>
    <w:rsid w:val="00567669"/>
    <w:rsid w:val="005705EB"/>
    <w:rsid w:val="005710FE"/>
    <w:rsid w:val="0057207F"/>
    <w:rsid w:val="005727B4"/>
    <w:rsid w:val="0057747C"/>
    <w:rsid w:val="00577ABC"/>
    <w:rsid w:val="0058091B"/>
    <w:rsid w:val="005863C0"/>
    <w:rsid w:val="00586F18"/>
    <w:rsid w:val="00590040"/>
    <w:rsid w:val="005910E9"/>
    <w:rsid w:val="0059338D"/>
    <w:rsid w:val="005952B9"/>
    <w:rsid w:val="00597D2A"/>
    <w:rsid w:val="005A084E"/>
    <w:rsid w:val="005A09F1"/>
    <w:rsid w:val="005A0F11"/>
    <w:rsid w:val="005A19C0"/>
    <w:rsid w:val="005A3AAA"/>
    <w:rsid w:val="005A4AA8"/>
    <w:rsid w:val="005A4D34"/>
    <w:rsid w:val="005A4EA5"/>
    <w:rsid w:val="005A527A"/>
    <w:rsid w:val="005A6224"/>
    <w:rsid w:val="005A6974"/>
    <w:rsid w:val="005B005B"/>
    <w:rsid w:val="005B05DF"/>
    <w:rsid w:val="005B0C76"/>
    <w:rsid w:val="005B113F"/>
    <w:rsid w:val="005B1CD7"/>
    <w:rsid w:val="005B257B"/>
    <w:rsid w:val="005B37B7"/>
    <w:rsid w:val="005B37F6"/>
    <w:rsid w:val="005B41C9"/>
    <w:rsid w:val="005B42A9"/>
    <w:rsid w:val="005B6866"/>
    <w:rsid w:val="005B7528"/>
    <w:rsid w:val="005B7C55"/>
    <w:rsid w:val="005B7DBE"/>
    <w:rsid w:val="005C1AE2"/>
    <w:rsid w:val="005C1CE1"/>
    <w:rsid w:val="005C2340"/>
    <w:rsid w:val="005C36CE"/>
    <w:rsid w:val="005C38E8"/>
    <w:rsid w:val="005C5A33"/>
    <w:rsid w:val="005C7220"/>
    <w:rsid w:val="005D42E4"/>
    <w:rsid w:val="005D6549"/>
    <w:rsid w:val="005D69A0"/>
    <w:rsid w:val="005D7824"/>
    <w:rsid w:val="005D7B6D"/>
    <w:rsid w:val="005E2A15"/>
    <w:rsid w:val="005E4A2C"/>
    <w:rsid w:val="005E5B29"/>
    <w:rsid w:val="005E628C"/>
    <w:rsid w:val="005E7109"/>
    <w:rsid w:val="005F5775"/>
    <w:rsid w:val="00600B6F"/>
    <w:rsid w:val="00601735"/>
    <w:rsid w:val="00601A52"/>
    <w:rsid w:val="00602C94"/>
    <w:rsid w:val="00602CBE"/>
    <w:rsid w:val="00603BF3"/>
    <w:rsid w:val="00605539"/>
    <w:rsid w:val="0060575A"/>
    <w:rsid w:val="00605C07"/>
    <w:rsid w:val="00606515"/>
    <w:rsid w:val="006104E7"/>
    <w:rsid w:val="00611B38"/>
    <w:rsid w:val="00613702"/>
    <w:rsid w:val="00615BBB"/>
    <w:rsid w:val="0061685D"/>
    <w:rsid w:val="00617C02"/>
    <w:rsid w:val="006206AD"/>
    <w:rsid w:val="006214FB"/>
    <w:rsid w:val="00623157"/>
    <w:rsid w:val="006233EF"/>
    <w:rsid w:val="00624981"/>
    <w:rsid w:val="00625270"/>
    <w:rsid w:val="006264E0"/>
    <w:rsid w:val="0062779B"/>
    <w:rsid w:val="00627808"/>
    <w:rsid w:val="006345BD"/>
    <w:rsid w:val="006360F4"/>
    <w:rsid w:val="00636A9E"/>
    <w:rsid w:val="00636E7E"/>
    <w:rsid w:val="006403D9"/>
    <w:rsid w:val="006418C8"/>
    <w:rsid w:val="00642AC7"/>
    <w:rsid w:val="0064483E"/>
    <w:rsid w:val="00645076"/>
    <w:rsid w:val="00645116"/>
    <w:rsid w:val="00646D7E"/>
    <w:rsid w:val="00647E69"/>
    <w:rsid w:val="006501CC"/>
    <w:rsid w:val="00650C3B"/>
    <w:rsid w:val="006512E3"/>
    <w:rsid w:val="00653582"/>
    <w:rsid w:val="00653951"/>
    <w:rsid w:val="00655424"/>
    <w:rsid w:val="00660B98"/>
    <w:rsid w:val="00664F3B"/>
    <w:rsid w:val="00665F14"/>
    <w:rsid w:val="00670158"/>
    <w:rsid w:val="00670C60"/>
    <w:rsid w:val="00672550"/>
    <w:rsid w:val="00672C32"/>
    <w:rsid w:val="00674307"/>
    <w:rsid w:val="006748C2"/>
    <w:rsid w:val="006753B1"/>
    <w:rsid w:val="00675401"/>
    <w:rsid w:val="00676602"/>
    <w:rsid w:val="00676952"/>
    <w:rsid w:val="0067714E"/>
    <w:rsid w:val="0068010F"/>
    <w:rsid w:val="00681701"/>
    <w:rsid w:val="006840DB"/>
    <w:rsid w:val="006842BE"/>
    <w:rsid w:val="00685D1D"/>
    <w:rsid w:val="00685FBD"/>
    <w:rsid w:val="00686EEA"/>
    <w:rsid w:val="00691096"/>
    <w:rsid w:val="00691F97"/>
    <w:rsid w:val="006939F4"/>
    <w:rsid w:val="006A0495"/>
    <w:rsid w:val="006A094E"/>
    <w:rsid w:val="006A2B4E"/>
    <w:rsid w:val="006A2C0F"/>
    <w:rsid w:val="006A330C"/>
    <w:rsid w:val="006A63E1"/>
    <w:rsid w:val="006A7D1D"/>
    <w:rsid w:val="006A7D89"/>
    <w:rsid w:val="006B1734"/>
    <w:rsid w:val="006B18F6"/>
    <w:rsid w:val="006B1BB3"/>
    <w:rsid w:val="006B387E"/>
    <w:rsid w:val="006B54AF"/>
    <w:rsid w:val="006B550A"/>
    <w:rsid w:val="006B6989"/>
    <w:rsid w:val="006C24AA"/>
    <w:rsid w:val="006C267F"/>
    <w:rsid w:val="006C526A"/>
    <w:rsid w:val="006C755C"/>
    <w:rsid w:val="006C7BB9"/>
    <w:rsid w:val="006D1D13"/>
    <w:rsid w:val="006D3C27"/>
    <w:rsid w:val="006D5EE3"/>
    <w:rsid w:val="006D6E94"/>
    <w:rsid w:val="006E0D8A"/>
    <w:rsid w:val="006E1511"/>
    <w:rsid w:val="006E33D6"/>
    <w:rsid w:val="006E3BE5"/>
    <w:rsid w:val="006E3C1E"/>
    <w:rsid w:val="006E3DD6"/>
    <w:rsid w:val="006E4694"/>
    <w:rsid w:val="006E48D4"/>
    <w:rsid w:val="006E6AA5"/>
    <w:rsid w:val="006F0F84"/>
    <w:rsid w:val="006F1055"/>
    <w:rsid w:val="006F10D3"/>
    <w:rsid w:val="006F213C"/>
    <w:rsid w:val="006F2C29"/>
    <w:rsid w:val="006F3C2F"/>
    <w:rsid w:val="006F4884"/>
    <w:rsid w:val="00700BB0"/>
    <w:rsid w:val="0070116D"/>
    <w:rsid w:val="0070178A"/>
    <w:rsid w:val="0070245C"/>
    <w:rsid w:val="00704C73"/>
    <w:rsid w:val="00705CA2"/>
    <w:rsid w:val="00706B9C"/>
    <w:rsid w:val="00706F82"/>
    <w:rsid w:val="00710EA4"/>
    <w:rsid w:val="00714C52"/>
    <w:rsid w:val="00715261"/>
    <w:rsid w:val="00715355"/>
    <w:rsid w:val="0071652E"/>
    <w:rsid w:val="00716659"/>
    <w:rsid w:val="00717BFD"/>
    <w:rsid w:val="00720913"/>
    <w:rsid w:val="00723C0B"/>
    <w:rsid w:val="00723E2A"/>
    <w:rsid w:val="0072540B"/>
    <w:rsid w:val="007254B0"/>
    <w:rsid w:val="00730834"/>
    <w:rsid w:val="007317AB"/>
    <w:rsid w:val="00732072"/>
    <w:rsid w:val="00732782"/>
    <w:rsid w:val="007336BC"/>
    <w:rsid w:val="00734010"/>
    <w:rsid w:val="00735C99"/>
    <w:rsid w:val="007364BA"/>
    <w:rsid w:val="00736886"/>
    <w:rsid w:val="007372E7"/>
    <w:rsid w:val="00740C2D"/>
    <w:rsid w:val="0074243F"/>
    <w:rsid w:val="00742806"/>
    <w:rsid w:val="00743DF8"/>
    <w:rsid w:val="00745F58"/>
    <w:rsid w:val="0074735C"/>
    <w:rsid w:val="00747A6B"/>
    <w:rsid w:val="00750487"/>
    <w:rsid w:val="007510D4"/>
    <w:rsid w:val="00751A54"/>
    <w:rsid w:val="00753636"/>
    <w:rsid w:val="0075372D"/>
    <w:rsid w:val="00754F77"/>
    <w:rsid w:val="007553DF"/>
    <w:rsid w:val="007568B3"/>
    <w:rsid w:val="007579B0"/>
    <w:rsid w:val="00760D17"/>
    <w:rsid w:val="007616CC"/>
    <w:rsid w:val="0076324C"/>
    <w:rsid w:val="00763C77"/>
    <w:rsid w:val="007651A3"/>
    <w:rsid w:val="007654E8"/>
    <w:rsid w:val="007661CE"/>
    <w:rsid w:val="0077136B"/>
    <w:rsid w:val="00774F42"/>
    <w:rsid w:val="00777AC2"/>
    <w:rsid w:val="0078049F"/>
    <w:rsid w:val="00780A4A"/>
    <w:rsid w:val="00781008"/>
    <w:rsid w:val="007811A1"/>
    <w:rsid w:val="00781421"/>
    <w:rsid w:val="007816A7"/>
    <w:rsid w:val="00782E42"/>
    <w:rsid w:val="00784D3D"/>
    <w:rsid w:val="00785073"/>
    <w:rsid w:val="0078562A"/>
    <w:rsid w:val="00785F2D"/>
    <w:rsid w:val="0078643A"/>
    <w:rsid w:val="0078699E"/>
    <w:rsid w:val="0079069A"/>
    <w:rsid w:val="00790715"/>
    <w:rsid w:val="00791538"/>
    <w:rsid w:val="00791AD3"/>
    <w:rsid w:val="00792130"/>
    <w:rsid w:val="00796AFE"/>
    <w:rsid w:val="00796EA0"/>
    <w:rsid w:val="00797660"/>
    <w:rsid w:val="007A0140"/>
    <w:rsid w:val="007A02E8"/>
    <w:rsid w:val="007A0320"/>
    <w:rsid w:val="007A060F"/>
    <w:rsid w:val="007A3262"/>
    <w:rsid w:val="007A448D"/>
    <w:rsid w:val="007A4D6B"/>
    <w:rsid w:val="007A54D1"/>
    <w:rsid w:val="007A61F5"/>
    <w:rsid w:val="007B069F"/>
    <w:rsid w:val="007B070A"/>
    <w:rsid w:val="007B0D8A"/>
    <w:rsid w:val="007B1288"/>
    <w:rsid w:val="007B368E"/>
    <w:rsid w:val="007B4418"/>
    <w:rsid w:val="007B6BDA"/>
    <w:rsid w:val="007B6C4D"/>
    <w:rsid w:val="007B6EA1"/>
    <w:rsid w:val="007B722A"/>
    <w:rsid w:val="007B7882"/>
    <w:rsid w:val="007B79DC"/>
    <w:rsid w:val="007B7C28"/>
    <w:rsid w:val="007C17F4"/>
    <w:rsid w:val="007C27AB"/>
    <w:rsid w:val="007C2891"/>
    <w:rsid w:val="007C331F"/>
    <w:rsid w:val="007C401F"/>
    <w:rsid w:val="007C46D3"/>
    <w:rsid w:val="007C477C"/>
    <w:rsid w:val="007C4C30"/>
    <w:rsid w:val="007C6715"/>
    <w:rsid w:val="007C6C50"/>
    <w:rsid w:val="007C71CC"/>
    <w:rsid w:val="007C72D3"/>
    <w:rsid w:val="007D1B27"/>
    <w:rsid w:val="007D1F40"/>
    <w:rsid w:val="007D6393"/>
    <w:rsid w:val="007D6B58"/>
    <w:rsid w:val="007D759B"/>
    <w:rsid w:val="007E003B"/>
    <w:rsid w:val="007E1419"/>
    <w:rsid w:val="007E286A"/>
    <w:rsid w:val="007E42B9"/>
    <w:rsid w:val="007E495D"/>
    <w:rsid w:val="007E5646"/>
    <w:rsid w:val="007E5A26"/>
    <w:rsid w:val="007E6485"/>
    <w:rsid w:val="007E771C"/>
    <w:rsid w:val="007F0076"/>
    <w:rsid w:val="007F1D9A"/>
    <w:rsid w:val="007F20BD"/>
    <w:rsid w:val="007F2CA7"/>
    <w:rsid w:val="007F3C55"/>
    <w:rsid w:val="007F53B8"/>
    <w:rsid w:val="007F5973"/>
    <w:rsid w:val="007F5A53"/>
    <w:rsid w:val="007F5C1B"/>
    <w:rsid w:val="007F6B59"/>
    <w:rsid w:val="008006A3"/>
    <w:rsid w:val="00800D94"/>
    <w:rsid w:val="00801484"/>
    <w:rsid w:val="008017A2"/>
    <w:rsid w:val="008026F3"/>
    <w:rsid w:val="0080375A"/>
    <w:rsid w:val="00807113"/>
    <w:rsid w:val="008118EE"/>
    <w:rsid w:val="00811F01"/>
    <w:rsid w:val="0081334A"/>
    <w:rsid w:val="00816374"/>
    <w:rsid w:val="00816542"/>
    <w:rsid w:val="00816ABE"/>
    <w:rsid w:val="00817B2D"/>
    <w:rsid w:val="008208E9"/>
    <w:rsid w:val="00821DD5"/>
    <w:rsid w:val="00822CA8"/>
    <w:rsid w:val="00824CC4"/>
    <w:rsid w:val="00824E68"/>
    <w:rsid w:val="008255FD"/>
    <w:rsid w:val="00826202"/>
    <w:rsid w:val="00827B15"/>
    <w:rsid w:val="00830D15"/>
    <w:rsid w:val="00831725"/>
    <w:rsid w:val="00831CB5"/>
    <w:rsid w:val="00832709"/>
    <w:rsid w:val="00832DBD"/>
    <w:rsid w:val="0083346A"/>
    <w:rsid w:val="0083444B"/>
    <w:rsid w:val="008368C2"/>
    <w:rsid w:val="00840FB2"/>
    <w:rsid w:val="008414BA"/>
    <w:rsid w:val="0084168D"/>
    <w:rsid w:val="008417D7"/>
    <w:rsid w:val="00844B48"/>
    <w:rsid w:val="00852AA0"/>
    <w:rsid w:val="00853BF7"/>
    <w:rsid w:val="00856D0B"/>
    <w:rsid w:val="00857275"/>
    <w:rsid w:val="008575ED"/>
    <w:rsid w:val="00857F4D"/>
    <w:rsid w:val="0086105B"/>
    <w:rsid w:val="00861CF0"/>
    <w:rsid w:val="00862B50"/>
    <w:rsid w:val="00863811"/>
    <w:rsid w:val="00864566"/>
    <w:rsid w:val="008661E3"/>
    <w:rsid w:val="00866713"/>
    <w:rsid w:val="00867193"/>
    <w:rsid w:val="00872ADF"/>
    <w:rsid w:val="008735D9"/>
    <w:rsid w:val="00874B20"/>
    <w:rsid w:val="008771DB"/>
    <w:rsid w:val="00883B05"/>
    <w:rsid w:val="00884A5C"/>
    <w:rsid w:val="00885654"/>
    <w:rsid w:val="00886F1C"/>
    <w:rsid w:val="00891D10"/>
    <w:rsid w:val="00892206"/>
    <w:rsid w:val="00896128"/>
    <w:rsid w:val="00896545"/>
    <w:rsid w:val="00896D1C"/>
    <w:rsid w:val="00897578"/>
    <w:rsid w:val="008A083D"/>
    <w:rsid w:val="008A2E86"/>
    <w:rsid w:val="008A3055"/>
    <w:rsid w:val="008A30F3"/>
    <w:rsid w:val="008A32EE"/>
    <w:rsid w:val="008A3FA7"/>
    <w:rsid w:val="008A4AD2"/>
    <w:rsid w:val="008A510E"/>
    <w:rsid w:val="008A639A"/>
    <w:rsid w:val="008A6C04"/>
    <w:rsid w:val="008A7600"/>
    <w:rsid w:val="008A797D"/>
    <w:rsid w:val="008B058F"/>
    <w:rsid w:val="008B146F"/>
    <w:rsid w:val="008B41F2"/>
    <w:rsid w:val="008B56C9"/>
    <w:rsid w:val="008B57A3"/>
    <w:rsid w:val="008B601C"/>
    <w:rsid w:val="008B6E87"/>
    <w:rsid w:val="008B7DE5"/>
    <w:rsid w:val="008C1C62"/>
    <w:rsid w:val="008C238F"/>
    <w:rsid w:val="008C3ED3"/>
    <w:rsid w:val="008C42C0"/>
    <w:rsid w:val="008C4688"/>
    <w:rsid w:val="008C62D1"/>
    <w:rsid w:val="008C6C72"/>
    <w:rsid w:val="008D0714"/>
    <w:rsid w:val="008D1BA3"/>
    <w:rsid w:val="008D1C0D"/>
    <w:rsid w:val="008D1C66"/>
    <w:rsid w:val="008D1EDD"/>
    <w:rsid w:val="008D225B"/>
    <w:rsid w:val="008D46ED"/>
    <w:rsid w:val="008D4A4D"/>
    <w:rsid w:val="008D60B9"/>
    <w:rsid w:val="008D7058"/>
    <w:rsid w:val="008D77E6"/>
    <w:rsid w:val="008E15BB"/>
    <w:rsid w:val="008E2DCB"/>
    <w:rsid w:val="008E3912"/>
    <w:rsid w:val="008E3BB6"/>
    <w:rsid w:val="008E6D48"/>
    <w:rsid w:val="008E77CB"/>
    <w:rsid w:val="008F05EC"/>
    <w:rsid w:val="008F1DE2"/>
    <w:rsid w:val="008F40D1"/>
    <w:rsid w:val="008F6C7E"/>
    <w:rsid w:val="008F73C9"/>
    <w:rsid w:val="0090001D"/>
    <w:rsid w:val="00900B72"/>
    <w:rsid w:val="009012B8"/>
    <w:rsid w:val="009023C5"/>
    <w:rsid w:val="00902491"/>
    <w:rsid w:val="00902B67"/>
    <w:rsid w:val="00903107"/>
    <w:rsid w:val="00903CB9"/>
    <w:rsid w:val="00904541"/>
    <w:rsid w:val="009050C8"/>
    <w:rsid w:val="00905EF9"/>
    <w:rsid w:val="0090702C"/>
    <w:rsid w:val="00907770"/>
    <w:rsid w:val="00907FED"/>
    <w:rsid w:val="0091228F"/>
    <w:rsid w:val="00912374"/>
    <w:rsid w:val="0091319E"/>
    <w:rsid w:val="00916F0C"/>
    <w:rsid w:val="009171A0"/>
    <w:rsid w:val="00917D55"/>
    <w:rsid w:val="00920B21"/>
    <w:rsid w:val="0092159D"/>
    <w:rsid w:val="00922304"/>
    <w:rsid w:val="00922F38"/>
    <w:rsid w:val="00923208"/>
    <w:rsid w:val="00925B63"/>
    <w:rsid w:val="0092628B"/>
    <w:rsid w:val="009265BA"/>
    <w:rsid w:val="00930200"/>
    <w:rsid w:val="00931DE8"/>
    <w:rsid w:val="00933CE0"/>
    <w:rsid w:val="009347F8"/>
    <w:rsid w:val="0093502E"/>
    <w:rsid w:val="00935CC5"/>
    <w:rsid w:val="00937123"/>
    <w:rsid w:val="009379B8"/>
    <w:rsid w:val="009455DE"/>
    <w:rsid w:val="00946698"/>
    <w:rsid w:val="0094709E"/>
    <w:rsid w:val="00947B90"/>
    <w:rsid w:val="00947ED9"/>
    <w:rsid w:val="00950369"/>
    <w:rsid w:val="0095077C"/>
    <w:rsid w:val="0095476B"/>
    <w:rsid w:val="00957CF4"/>
    <w:rsid w:val="00962191"/>
    <w:rsid w:val="00965506"/>
    <w:rsid w:val="009655C3"/>
    <w:rsid w:val="009665DE"/>
    <w:rsid w:val="009700A8"/>
    <w:rsid w:val="00972321"/>
    <w:rsid w:val="009730F1"/>
    <w:rsid w:val="0097421F"/>
    <w:rsid w:val="00975387"/>
    <w:rsid w:val="0097601F"/>
    <w:rsid w:val="00976510"/>
    <w:rsid w:val="00976613"/>
    <w:rsid w:val="00977B9C"/>
    <w:rsid w:val="00977F89"/>
    <w:rsid w:val="0098000F"/>
    <w:rsid w:val="00980053"/>
    <w:rsid w:val="009801FF"/>
    <w:rsid w:val="00980B5A"/>
    <w:rsid w:val="0098246B"/>
    <w:rsid w:val="00982754"/>
    <w:rsid w:val="0098454D"/>
    <w:rsid w:val="009847E6"/>
    <w:rsid w:val="00984AF3"/>
    <w:rsid w:val="00984FD3"/>
    <w:rsid w:val="009851BD"/>
    <w:rsid w:val="00985EC5"/>
    <w:rsid w:val="00987DCD"/>
    <w:rsid w:val="009908AD"/>
    <w:rsid w:val="00990D37"/>
    <w:rsid w:val="00993069"/>
    <w:rsid w:val="00994CF1"/>
    <w:rsid w:val="00994FB4"/>
    <w:rsid w:val="009951B3"/>
    <w:rsid w:val="00996700"/>
    <w:rsid w:val="009A3F6E"/>
    <w:rsid w:val="009A4039"/>
    <w:rsid w:val="009A470A"/>
    <w:rsid w:val="009A4DAA"/>
    <w:rsid w:val="009A4DBF"/>
    <w:rsid w:val="009A730B"/>
    <w:rsid w:val="009A786D"/>
    <w:rsid w:val="009B0BB6"/>
    <w:rsid w:val="009B2FF0"/>
    <w:rsid w:val="009B38FB"/>
    <w:rsid w:val="009B3C5C"/>
    <w:rsid w:val="009B4965"/>
    <w:rsid w:val="009B7CBD"/>
    <w:rsid w:val="009C1627"/>
    <w:rsid w:val="009C1DB3"/>
    <w:rsid w:val="009C66B0"/>
    <w:rsid w:val="009C7BE5"/>
    <w:rsid w:val="009D120D"/>
    <w:rsid w:val="009D127E"/>
    <w:rsid w:val="009D184D"/>
    <w:rsid w:val="009D1F40"/>
    <w:rsid w:val="009D338A"/>
    <w:rsid w:val="009D3C1C"/>
    <w:rsid w:val="009D4900"/>
    <w:rsid w:val="009E050B"/>
    <w:rsid w:val="009E068A"/>
    <w:rsid w:val="009E19E1"/>
    <w:rsid w:val="009E2AF5"/>
    <w:rsid w:val="009E3056"/>
    <w:rsid w:val="009E3637"/>
    <w:rsid w:val="009E38AF"/>
    <w:rsid w:val="009E4E52"/>
    <w:rsid w:val="009E524F"/>
    <w:rsid w:val="009F02A0"/>
    <w:rsid w:val="009F0AC3"/>
    <w:rsid w:val="009F0ECF"/>
    <w:rsid w:val="009F10DE"/>
    <w:rsid w:val="009F23CF"/>
    <w:rsid w:val="009F2E26"/>
    <w:rsid w:val="009F4121"/>
    <w:rsid w:val="009F47DF"/>
    <w:rsid w:val="009F4D68"/>
    <w:rsid w:val="009F5C0C"/>
    <w:rsid w:val="009F7415"/>
    <w:rsid w:val="009F7B62"/>
    <w:rsid w:val="009F7F31"/>
    <w:rsid w:val="00A00978"/>
    <w:rsid w:val="00A00E33"/>
    <w:rsid w:val="00A0198A"/>
    <w:rsid w:val="00A04065"/>
    <w:rsid w:val="00A046A7"/>
    <w:rsid w:val="00A05186"/>
    <w:rsid w:val="00A05F9B"/>
    <w:rsid w:val="00A06D61"/>
    <w:rsid w:val="00A07B9B"/>
    <w:rsid w:val="00A10E4A"/>
    <w:rsid w:val="00A11782"/>
    <w:rsid w:val="00A11B25"/>
    <w:rsid w:val="00A12A2F"/>
    <w:rsid w:val="00A151BA"/>
    <w:rsid w:val="00A15300"/>
    <w:rsid w:val="00A177A1"/>
    <w:rsid w:val="00A17B76"/>
    <w:rsid w:val="00A20947"/>
    <w:rsid w:val="00A221CE"/>
    <w:rsid w:val="00A239BC"/>
    <w:rsid w:val="00A24529"/>
    <w:rsid w:val="00A25F27"/>
    <w:rsid w:val="00A25FB3"/>
    <w:rsid w:val="00A312D2"/>
    <w:rsid w:val="00A31D38"/>
    <w:rsid w:val="00A3276C"/>
    <w:rsid w:val="00A33324"/>
    <w:rsid w:val="00A4192A"/>
    <w:rsid w:val="00A44126"/>
    <w:rsid w:val="00A45F5E"/>
    <w:rsid w:val="00A47C9C"/>
    <w:rsid w:val="00A51D62"/>
    <w:rsid w:val="00A52F1C"/>
    <w:rsid w:val="00A53AB8"/>
    <w:rsid w:val="00A54065"/>
    <w:rsid w:val="00A5413E"/>
    <w:rsid w:val="00A54DE6"/>
    <w:rsid w:val="00A552C5"/>
    <w:rsid w:val="00A55343"/>
    <w:rsid w:val="00A619D2"/>
    <w:rsid w:val="00A61A2B"/>
    <w:rsid w:val="00A62C0D"/>
    <w:rsid w:val="00A632BB"/>
    <w:rsid w:val="00A668DA"/>
    <w:rsid w:val="00A673B1"/>
    <w:rsid w:val="00A71EFF"/>
    <w:rsid w:val="00A752C8"/>
    <w:rsid w:val="00A7579A"/>
    <w:rsid w:val="00A75A2A"/>
    <w:rsid w:val="00A75D78"/>
    <w:rsid w:val="00A7608F"/>
    <w:rsid w:val="00A766D0"/>
    <w:rsid w:val="00A80BB9"/>
    <w:rsid w:val="00A81079"/>
    <w:rsid w:val="00A810A5"/>
    <w:rsid w:val="00A824DB"/>
    <w:rsid w:val="00A85059"/>
    <w:rsid w:val="00A87216"/>
    <w:rsid w:val="00A92486"/>
    <w:rsid w:val="00A92C7B"/>
    <w:rsid w:val="00A92CA1"/>
    <w:rsid w:val="00A93303"/>
    <w:rsid w:val="00A934A4"/>
    <w:rsid w:val="00A93B08"/>
    <w:rsid w:val="00A95428"/>
    <w:rsid w:val="00A95433"/>
    <w:rsid w:val="00A95488"/>
    <w:rsid w:val="00A95D9F"/>
    <w:rsid w:val="00A9764F"/>
    <w:rsid w:val="00AA05D2"/>
    <w:rsid w:val="00AA79D7"/>
    <w:rsid w:val="00AA7A63"/>
    <w:rsid w:val="00AB14AD"/>
    <w:rsid w:val="00AB2E3C"/>
    <w:rsid w:val="00AB3787"/>
    <w:rsid w:val="00AB38C8"/>
    <w:rsid w:val="00AB558C"/>
    <w:rsid w:val="00AB5A1A"/>
    <w:rsid w:val="00AC1799"/>
    <w:rsid w:val="00AC1BE5"/>
    <w:rsid w:val="00AC52AB"/>
    <w:rsid w:val="00AC5996"/>
    <w:rsid w:val="00AC59DA"/>
    <w:rsid w:val="00AC5F22"/>
    <w:rsid w:val="00AC63C9"/>
    <w:rsid w:val="00AD0E94"/>
    <w:rsid w:val="00AD1ED8"/>
    <w:rsid w:val="00AD2050"/>
    <w:rsid w:val="00AD2603"/>
    <w:rsid w:val="00AD2A62"/>
    <w:rsid w:val="00AD2AF0"/>
    <w:rsid w:val="00AD4AAE"/>
    <w:rsid w:val="00AD603E"/>
    <w:rsid w:val="00AD7437"/>
    <w:rsid w:val="00AE02E3"/>
    <w:rsid w:val="00AE0F5C"/>
    <w:rsid w:val="00AE39E6"/>
    <w:rsid w:val="00AE4D96"/>
    <w:rsid w:val="00AE5FFB"/>
    <w:rsid w:val="00AE6AB0"/>
    <w:rsid w:val="00AF0C9C"/>
    <w:rsid w:val="00AF150D"/>
    <w:rsid w:val="00AF4059"/>
    <w:rsid w:val="00AF4715"/>
    <w:rsid w:val="00AF51E3"/>
    <w:rsid w:val="00AF5F1D"/>
    <w:rsid w:val="00AF79D4"/>
    <w:rsid w:val="00B00495"/>
    <w:rsid w:val="00B00D25"/>
    <w:rsid w:val="00B0119D"/>
    <w:rsid w:val="00B01883"/>
    <w:rsid w:val="00B0448E"/>
    <w:rsid w:val="00B05474"/>
    <w:rsid w:val="00B06710"/>
    <w:rsid w:val="00B12EA3"/>
    <w:rsid w:val="00B1331A"/>
    <w:rsid w:val="00B15295"/>
    <w:rsid w:val="00B15B10"/>
    <w:rsid w:val="00B222C4"/>
    <w:rsid w:val="00B22782"/>
    <w:rsid w:val="00B23358"/>
    <w:rsid w:val="00B24CE4"/>
    <w:rsid w:val="00B2570B"/>
    <w:rsid w:val="00B25E31"/>
    <w:rsid w:val="00B25F6D"/>
    <w:rsid w:val="00B27050"/>
    <w:rsid w:val="00B279AD"/>
    <w:rsid w:val="00B30F3E"/>
    <w:rsid w:val="00B32D33"/>
    <w:rsid w:val="00B32D5B"/>
    <w:rsid w:val="00B33179"/>
    <w:rsid w:val="00B36188"/>
    <w:rsid w:val="00B40BF5"/>
    <w:rsid w:val="00B41211"/>
    <w:rsid w:val="00B41B5F"/>
    <w:rsid w:val="00B43501"/>
    <w:rsid w:val="00B437DB"/>
    <w:rsid w:val="00B44767"/>
    <w:rsid w:val="00B45E2F"/>
    <w:rsid w:val="00B46E17"/>
    <w:rsid w:val="00B5118A"/>
    <w:rsid w:val="00B51254"/>
    <w:rsid w:val="00B52881"/>
    <w:rsid w:val="00B53AFE"/>
    <w:rsid w:val="00B545CF"/>
    <w:rsid w:val="00B55E39"/>
    <w:rsid w:val="00B56EA6"/>
    <w:rsid w:val="00B57443"/>
    <w:rsid w:val="00B600AF"/>
    <w:rsid w:val="00B609B9"/>
    <w:rsid w:val="00B61665"/>
    <w:rsid w:val="00B637B6"/>
    <w:rsid w:val="00B6567A"/>
    <w:rsid w:val="00B670F8"/>
    <w:rsid w:val="00B676DF"/>
    <w:rsid w:val="00B71B91"/>
    <w:rsid w:val="00B73DE7"/>
    <w:rsid w:val="00B73F74"/>
    <w:rsid w:val="00B75AB8"/>
    <w:rsid w:val="00B7751D"/>
    <w:rsid w:val="00B77954"/>
    <w:rsid w:val="00B8037C"/>
    <w:rsid w:val="00B81EF3"/>
    <w:rsid w:val="00B82364"/>
    <w:rsid w:val="00B8298D"/>
    <w:rsid w:val="00B835B2"/>
    <w:rsid w:val="00B83718"/>
    <w:rsid w:val="00B83A3D"/>
    <w:rsid w:val="00B83EDD"/>
    <w:rsid w:val="00B84038"/>
    <w:rsid w:val="00B842A8"/>
    <w:rsid w:val="00B8443B"/>
    <w:rsid w:val="00B84B20"/>
    <w:rsid w:val="00B86807"/>
    <w:rsid w:val="00B86C7B"/>
    <w:rsid w:val="00B86D0A"/>
    <w:rsid w:val="00B86D81"/>
    <w:rsid w:val="00B91C84"/>
    <w:rsid w:val="00B93125"/>
    <w:rsid w:val="00B933AD"/>
    <w:rsid w:val="00B94BA7"/>
    <w:rsid w:val="00B95867"/>
    <w:rsid w:val="00B95E53"/>
    <w:rsid w:val="00BA02D8"/>
    <w:rsid w:val="00BA242F"/>
    <w:rsid w:val="00BB247F"/>
    <w:rsid w:val="00BB24EF"/>
    <w:rsid w:val="00BB4A33"/>
    <w:rsid w:val="00BB6069"/>
    <w:rsid w:val="00BB638F"/>
    <w:rsid w:val="00BB7645"/>
    <w:rsid w:val="00BC0FBB"/>
    <w:rsid w:val="00BC3B59"/>
    <w:rsid w:val="00BC4067"/>
    <w:rsid w:val="00BC5FEE"/>
    <w:rsid w:val="00BC78EA"/>
    <w:rsid w:val="00BC7FCD"/>
    <w:rsid w:val="00BD02C9"/>
    <w:rsid w:val="00BD18C9"/>
    <w:rsid w:val="00BD19A8"/>
    <w:rsid w:val="00BD4230"/>
    <w:rsid w:val="00BD44E7"/>
    <w:rsid w:val="00BD4539"/>
    <w:rsid w:val="00BD5069"/>
    <w:rsid w:val="00BD5107"/>
    <w:rsid w:val="00BD53BD"/>
    <w:rsid w:val="00BD5842"/>
    <w:rsid w:val="00BD7B2F"/>
    <w:rsid w:val="00BD7B78"/>
    <w:rsid w:val="00BD7CC7"/>
    <w:rsid w:val="00BE117E"/>
    <w:rsid w:val="00BE29BE"/>
    <w:rsid w:val="00BE2AC4"/>
    <w:rsid w:val="00BE3522"/>
    <w:rsid w:val="00BE45F7"/>
    <w:rsid w:val="00BE5FBF"/>
    <w:rsid w:val="00BE7466"/>
    <w:rsid w:val="00BF0B8A"/>
    <w:rsid w:val="00BF1B0A"/>
    <w:rsid w:val="00BF2E12"/>
    <w:rsid w:val="00BF3C3C"/>
    <w:rsid w:val="00BF43F7"/>
    <w:rsid w:val="00C00112"/>
    <w:rsid w:val="00C027B9"/>
    <w:rsid w:val="00C046B2"/>
    <w:rsid w:val="00C055F7"/>
    <w:rsid w:val="00C05FC2"/>
    <w:rsid w:val="00C1047D"/>
    <w:rsid w:val="00C124A1"/>
    <w:rsid w:val="00C13552"/>
    <w:rsid w:val="00C1567A"/>
    <w:rsid w:val="00C17A1D"/>
    <w:rsid w:val="00C17BA8"/>
    <w:rsid w:val="00C20870"/>
    <w:rsid w:val="00C20D3B"/>
    <w:rsid w:val="00C2115C"/>
    <w:rsid w:val="00C22907"/>
    <w:rsid w:val="00C22A73"/>
    <w:rsid w:val="00C25712"/>
    <w:rsid w:val="00C270FE"/>
    <w:rsid w:val="00C27DB9"/>
    <w:rsid w:val="00C3020B"/>
    <w:rsid w:val="00C318E3"/>
    <w:rsid w:val="00C33284"/>
    <w:rsid w:val="00C33632"/>
    <w:rsid w:val="00C33B1E"/>
    <w:rsid w:val="00C349D8"/>
    <w:rsid w:val="00C368BE"/>
    <w:rsid w:val="00C37612"/>
    <w:rsid w:val="00C404D7"/>
    <w:rsid w:val="00C41FD6"/>
    <w:rsid w:val="00C436C4"/>
    <w:rsid w:val="00C4440E"/>
    <w:rsid w:val="00C448CA"/>
    <w:rsid w:val="00C45160"/>
    <w:rsid w:val="00C46107"/>
    <w:rsid w:val="00C46167"/>
    <w:rsid w:val="00C462A6"/>
    <w:rsid w:val="00C50B59"/>
    <w:rsid w:val="00C50F46"/>
    <w:rsid w:val="00C52D4C"/>
    <w:rsid w:val="00C5394F"/>
    <w:rsid w:val="00C55EEA"/>
    <w:rsid w:val="00C57824"/>
    <w:rsid w:val="00C60924"/>
    <w:rsid w:val="00C614FD"/>
    <w:rsid w:val="00C61678"/>
    <w:rsid w:val="00C619F8"/>
    <w:rsid w:val="00C62189"/>
    <w:rsid w:val="00C62277"/>
    <w:rsid w:val="00C6227A"/>
    <w:rsid w:val="00C637C9"/>
    <w:rsid w:val="00C645C0"/>
    <w:rsid w:val="00C65213"/>
    <w:rsid w:val="00C664F5"/>
    <w:rsid w:val="00C67084"/>
    <w:rsid w:val="00C677B4"/>
    <w:rsid w:val="00C7067F"/>
    <w:rsid w:val="00C70CFC"/>
    <w:rsid w:val="00C714AF"/>
    <w:rsid w:val="00C73690"/>
    <w:rsid w:val="00C76214"/>
    <w:rsid w:val="00C763B6"/>
    <w:rsid w:val="00C77022"/>
    <w:rsid w:val="00C80029"/>
    <w:rsid w:val="00C823CD"/>
    <w:rsid w:val="00C83F79"/>
    <w:rsid w:val="00C84F86"/>
    <w:rsid w:val="00C8678D"/>
    <w:rsid w:val="00C91455"/>
    <w:rsid w:val="00C91BC2"/>
    <w:rsid w:val="00C92BEE"/>
    <w:rsid w:val="00C94103"/>
    <w:rsid w:val="00C94BA1"/>
    <w:rsid w:val="00C94E4D"/>
    <w:rsid w:val="00C97225"/>
    <w:rsid w:val="00C97EF9"/>
    <w:rsid w:val="00CA0690"/>
    <w:rsid w:val="00CA11F2"/>
    <w:rsid w:val="00CA12BC"/>
    <w:rsid w:val="00CA137B"/>
    <w:rsid w:val="00CA19BB"/>
    <w:rsid w:val="00CA3C69"/>
    <w:rsid w:val="00CA4164"/>
    <w:rsid w:val="00CA539B"/>
    <w:rsid w:val="00CA5653"/>
    <w:rsid w:val="00CA589F"/>
    <w:rsid w:val="00CA6495"/>
    <w:rsid w:val="00CB0BC5"/>
    <w:rsid w:val="00CB3D67"/>
    <w:rsid w:val="00CB5DE2"/>
    <w:rsid w:val="00CB776A"/>
    <w:rsid w:val="00CC2FED"/>
    <w:rsid w:val="00CC351B"/>
    <w:rsid w:val="00CC5806"/>
    <w:rsid w:val="00CC6194"/>
    <w:rsid w:val="00CC625B"/>
    <w:rsid w:val="00CC6602"/>
    <w:rsid w:val="00CC77DB"/>
    <w:rsid w:val="00CD03F1"/>
    <w:rsid w:val="00CD0CF9"/>
    <w:rsid w:val="00CD2135"/>
    <w:rsid w:val="00CD270C"/>
    <w:rsid w:val="00CD682D"/>
    <w:rsid w:val="00CD7448"/>
    <w:rsid w:val="00CD7674"/>
    <w:rsid w:val="00CE1818"/>
    <w:rsid w:val="00CE4950"/>
    <w:rsid w:val="00CE6DE5"/>
    <w:rsid w:val="00CE7A3E"/>
    <w:rsid w:val="00CF0E98"/>
    <w:rsid w:val="00CF24D0"/>
    <w:rsid w:val="00CF2F3B"/>
    <w:rsid w:val="00D00543"/>
    <w:rsid w:val="00D00CE4"/>
    <w:rsid w:val="00D01074"/>
    <w:rsid w:val="00D01F42"/>
    <w:rsid w:val="00D0359C"/>
    <w:rsid w:val="00D035F6"/>
    <w:rsid w:val="00D03835"/>
    <w:rsid w:val="00D06B95"/>
    <w:rsid w:val="00D06E3C"/>
    <w:rsid w:val="00D11F08"/>
    <w:rsid w:val="00D128A2"/>
    <w:rsid w:val="00D1323F"/>
    <w:rsid w:val="00D13768"/>
    <w:rsid w:val="00D13957"/>
    <w:rsid w:val="00D15463"/>
    <w:rsid w:val="00D15637"/>
    <w:rsid w:val="00D15A70"/>
    <w:rsid w:val="00D15EB3"/>
    <w:rsid w:val="00D15F36"/>
    <w:rsid w:val="00D17251"/>
    <w:rsid w:val="00D20BA3"/>
    <w:rsid w:val="00D21B65"/>
    <w:rsid w:val="00D231C5"/>
    <w:rsid w:val="00D23348"/>
    <w:rsid w:val="00D238EC"/>
    <w:rsid w:val="00D246EB"/>
    <w:rsid w:val="00D25C39"/>
    <w:rsid w:val="00D27246"/>
    <w:rsid w:val="00D27923"/>
    <w:rsid w:val="00D27DAB"/>
    <w:rsid w:val="00D307BB"/>
    <w:rsid w:val="00D31176"/>
    <w:rsid w:val="00D312D4"/>
    <w:rsid w:val="00D332E6"/>
    <w:rsid w:val="00D35780"/>
    <w:rsid w:val="00D36568"/>
    <w:rsid w:val="00D40407"/>
    <w:rsid w:val="00D44930"/>
    <w:rsid w:val="00D4522F"/>
    <w:rsid w:val="00D4605E"/>
    <w:rsid w:val="00D46821"/>
    <w:rsid w:val="00D46A0A"/>
    <w:rsid w:val="00D47236"/>
    <w:rsid w:val="00D47303"/>
    <w:rsid w:val="00D47E5C"/>
    <w:rsid w:val="00D47F58"/>
    <w:rsid w:val="00D5001E"/>
    <w:rsid w:val="00D51564"/>
    <w:rsid w:val="00D5193D"/>
    <w:rsid w:val="00D52CC1"/>
    <w:rsid w:val="00D57CC8"/>
    <w:rsid w:val="00D651FB"/>
    <w:rsid w:val="00D66304"/>
    <w:rsid w:val="00D674C8"/>
    <w:rsid w:val="00D70AFE"/>
    <w:rsid w:val="00D711E9"/>
    <w:rsid w:val="00D7225C"/>
    <w:rsid w:val="00D73333"/>
    <w:rsid w:val="00D745A9"/>
    <w:rsid w:val="00D74DF6"/>
    <w:rsid w:val="00D7510A"/>
    <w:rsid w:val="00D752B9"/>
    <w:rsid w:val="00D8307B"/>
    <w:rsid w:val="00D8313B"/>
    <w:rsid w:val="00D84987"/>
    <w:rsid w:val="00D857D4"/>
    <w:rsid w:val="00D8588D"/>
    <w:rsid w:val="00D85EBF"/>
    <w:rsid w:val="00D86BAD"/>
    <w:rsid w:val="00D872A1"/>
    <w:rsid w:val="00D9001E"/>
    <w:rsid w:val="00D936A9"/>
    <w:rsid w:val="00D96114"/>
    <w:rsid w:val="00D96D22"/>
    <w:rsid w:val="00D976DC"/>
    <w:rsid w:val="00D97E10"/>
    <w:rsid w:val="00DA157C"/>
    <w:rsid w:val="00DA22D5"/>
    <w:rsid w:val="00DA3A3A"/>
    <w:rsid w:val="00DB0C76"/>
    <w:rsid w:val="00DB1518"/>
    <w:rsid w:val="00DB27F5"/>
    <w:rsid w:val="00DB3618"/>
    <w:rsid w:val="00DB5109"/>
    <w:rsid w:val="00DB5818"/>
    <w:rsid w:val="00DB675C"/>
    <w:rsid w:val="00DB6D9B"/>
    <w:rsid w:val="00DC1A57"/>
    <w:rsid w:val="00DC1C81"/>
    <w:rsid w:val="00DC2AB3"/>
    <w:rsid w:val="00DC461E"/>
    <w:rsid w:val="00DC6914"/>
    <w:rsid w:val="00DC7260"/>
    <w:rsid w:val="00DC7CD3"/>
    <w:rsid w:val="00DD0BDA"/>
    <w:rsid w:val="00DD12B6"/>
    <w:rsid w:val="00DD13CF"/>
    <w:rsid w:val="00DD156D"/>
    <w:rsid w:val="00DD1BED"/>
    <w:rsid w:val="00DD28EB"/>
    <w:rsid w:val="00DD32D5"/>
    <w:rsid w:val="00DD7293"/>
    <w:rsid w:val="00DE05F3"/>
    <w:rsid w:val="00DE09FB"/>
    <w:rsid w:val="00DE1462"/>
    <w:rsid w:val="00DE1520"/>
    <w:rsid w:val="00DE2377"/>
    <w:rsid w:val="00DE29A2"/>
    <w:rsid w:val="00DE5262"/>
    <w:rsid w:val="00DE621A"/>
    <w:rsid w:val="00DE6CC6"/>
    <w:rsid w:val="00DE7FB7"/>
    <w:rsid w:val="00DF0405"/>
    <w:rsid w:val="00DF08FA"/>
    <w:rsid w:val="00DF3DA7"/>
    <w:rsid w:val="00DF4840"/>
    <w:rsid w:val="00DF5286"/>
    <w:rsid w:val="00DF537D"/>
    <w:rsid w:val="00DF5FA4"/>
    <w:rsid w:val="00DF6512"/>
    <w:rsid w:val="00DF78A0"/>
    <w:rsid w:val="00E0136B"/>
    <w:rsid w:val="00E01640"/>
    <w:rsid w:val="00E0359E"/>
    <w:rsid w:val="00E03C1A"/>
    <w:rsid w:val="00E04072"/>
    <w:rsid w:val="00E05DF4"/>
    <w:rsid w:val="00E063A8"/>
    <w:rsid w:val="00E07C70"/>
    <w:rsid w:val="00E10B55"/>
    <w:rsid w:val="00E1209C"/>
    <w:rsid w:val="00E12139"/>
    <w:rsid w:val="00E12B1C"/>
    <w:rsid w:val="00E13299"/>
    <w:rsid w:val="00E13A5A"/>
    <w:rsid w:val="00E14792"/>
    <w:rsid w:val="00E14CD2"/>
    <w:rsid w:val="00E151E5"/>
    <w:rsid w:val="00E16137"/>
    <w:rsid w:val="00E162FC"/>
    <w:rsid w:val="00E16DDF"/>
    <w:rsid w:val="00E20F6F"/>
    <w:rsid w:val="00E21A9B"/>
    <w:rsid w:val="00E221EE"/>
    <w:rsid w:val="00E23852"/>
    <w:rsid w:val="00E25A17"/>
    <w:rsid w:val="00E260D3"/>
    <w:rsid w:val="00E30340"/>
    <w:rsid w:val="00E309D4"/>
    <w:rsid w:val="00E32135"/>
    <w:rsid w:val="00E34881"/>
    <w:rsid w:val="00E35034"/>
    <w:rsid w:val="00E36259"/>
    <w:rsid w:val="00E37797"/>
    <w:rsid w:val="00E422B4"/>
    <w:rsid w:val="00E4369E"/>
    <w:rsid w:val="00E45A89"/>
    <w:rsid w:val="00E46CAC"/>
    <w:rsid w:val="00E50B37"/>
    <w:rsid w:val="00E535FF"/>
    <w:rsid w:val="00E55153"/>
    <w:rsid w:val="00E61960"/>
    <w:rsid w:val="00E61E71"/>
    <w:rsid w:val="00E6218E"/>
    <w:rsid w:val="00E62E97"/>
    <w:rsid w:val="00E65721"/>
    <w:rsid w:val="00E7148B"/>
    <w:rsid w:val="00E71743"/>
    <w:rsid w:val="00E71E94"/>
    <w:rsid w:val="00E73BA6"/>
    <w:rsid w:val="00E73E5F"/>
    <w:rsid w:val="00E749AB"/>
    <w:rsid w:val="00E77138"/>
    <w:rsid w:val="00E77D08"/>
    <w:rsid w:val="00E81F19"/>
    <w:rsid w:val="00E82997"/>
    <w:rsid w:val="00E841CA"/>
    <w:rsid w:val="00E84446"/>
    <w:rsid w:val="00E85CF9"/>
    <w:rsid w:val="00E86DE9"/>
    <w:rsid w:val="00E87E80"/>
    <w:rsid w:val="00E90448"/>
    <w:rsid w:val="00E90E84"/>
    <w:rsid w:val="00E914F5"/>
    <w:rsid w:val="00E91940"/>
    <w:rsid w:val="00E926F3"/>
    <w:rsid w:val="00E93781"/>
    <w:rsid w:val="00E96014"/>
    <w:rsid w:val="00E96767"/>
    <w:rsid w:val="00E97DE7"/>
    <w:rsid w:val="00EA0312"/>
    <w:rsid w:val="00EA41B1"/>
    <w:rsid w:val="00EA4482"/>
    <w:rsid w:val="00EA6B62"/>
    <w:rsid w:val="00EB0758"/>
    <w:rsid w:val="00EB0BD9"/>
    <w:rsid w:val="00EB1840"/>
    <w:rsid w:val="00EB48E9"/>
    <w:rsid w:val="00EB6598"/>
    <w:rsid w:val="00EC0230"/>
    <w:rsid w:val="00EC03CA"/>
    <w:rsid w:val="00EC091F"/>
    <w:rsid w:val="00EC1838"/>
    <w:rsid w:val="00EC68F7"/>
    <w:rsid w:val="00EC7622"/>
    <w:rsid w:val="00ED0FE7"/>
    <w:rsid w:val="00ED1F1C"/>
    <w:rsid w:val="00ED2C76"/>
    <w:rsid w:val="00ED3161"/>
    <w:rsid w:val="00ED3A36"/>
    <w:rsid w:val="00ED5E4F"/>
    <w:rsid w:val="00ED7896"/>
    <w:rsid w:val="00ED7E50"/>
    <w:rsid w:val="00EE126E"/>
    <w:rsid w:val="00EE25F7"/>
    <w:rsid w:val="00EE4D0A"/>
    <w:rsid w:val="00EE4FA3"/>
    <w:rsid w:val="00EE7F60"/>
    <w:rsid w:val="00EF0181"/>
    <w:rsid w:val="00EF0187"/>
    <w:rsid w:val="00EF099A"/>
    <w:rsid w:val="00EF3AFE"/>
    <w:rsid w:val="00EF683A"/>
    <w:rsid w:val="00F011E8"/>
    <w:rsid w:val="00F01B9F"/>
    <w:rsid w:val="00F03840"/>
    <w:rsid w:val="00F0485E"/>
    <w:rsid w:val="00F05753"/>
    <w:rsid w:val="00F070F3"/>
    <w:rsid w:val="00F07B44"/>
    <w:rsid w:val="00F1028E"/>
    <w:rsid w:val="00F10E40"/>
    <w:rsid w:val="00F10F7E"/>
    <w:rsid w:val="00F1201F"/>
    <w:rsid w:val="00F128F2"/>
    <w:rsid w:val="00F13B6E"/>
    <w:rsid w:val="00F14666"/>
    <w:rsid w:val="00F15AA1"/>
    <w:rsid w:val="00F24F9E"/>
    <w:rsid w:val="00F25F88"/>
    <w:rsid w:val="00F26064"/>
    <w:rsid w:val="00F26DBC"/>
    <w:rsid w:val="00F26F30"/>
    <w:rsid w:val="00F274AC"/>
    <w:rsid w:val="00F31F7F"/>
    <w:rsid w:val="00F32C39"/>
    <w:rsid w:val="00F33D8E"/>
    <w:rsid w:val="00F35B1E"/>
    <w:rsid w:val="00F360D5"/>
    <w:rsid w:val="00F375DD"/>
    <w:rsid w:val="00F37C71"/>
    <w:rsid w:val="00F37E37"/>
    <w:rsid w:val="00F44665"/>
    <w:rsid w:val="00F44A28"/>
    <w:rsid w:val="00F4507E"/>
    <w:rsid w:val="00F46A18"/>
    <w:rsid w:val="00F476E5"/>
    <w:rsid w:val="00F47BD7"/>
    <w:rsid w:val="00F50CD6"/>
    <w:rsid w:val="00F512E4"/>
    <w:rsid w:val="00F53656"/>
    <w:rsid w:val="00F542A6"/>
    <w:rsid w:val="00F551CA"/>
    <w:rsid w:val="00F56CC2"/>
    <w:rsid w:val="00F56DEA"/>
    <w:rsid w:val="00F6310B"/>
    <w:rsid w:val="00F64E3A"/>
    <w:rsid w:val="00F6626C"/>
    <w:rsid w:val="00F677A2"/>
    <w:rsid w:val="00F7090B"/>
    <w:rsid w:val="00F71041"/>
    <w:rsid w:val="00F71042"/>
    <w:rsid w:val="00F71947"/>
    <w:rsid w:val="00F720DD"/>
    <w:rsid w:val="00F73B50"/>
    <w:rsid w:val="00F7518C"/>
    <w:rsid w:val="00F766B8"/>
    <w:rsid w:val="00F76A3B"/>
    <w:rsid w:val="00F76BE0"/>
    <w:rsid w:val="00F80BC5"/>
    <w:rsid w:val="00F80DAC"/>
    <w:rsid w:val="00F819CA"/>
    <w:rsid w:val="00F819DC"/>
    <w:rsid w:val="00F8229A"/>
    <w:rsid w:val="00F83074"/>
    <w:rsid w:val="00F841A5"/>
    <w:rsid w:val="00F85031"/>
    <w:rsid w:val="00F90C60"/>
    <w:rsid w:val="00F91E73"/>
    <w:rsid w:val="00F95258"/>
    <w:rsid w:val="00F97FC7"/>
    <w:rsid w:val="00FA0700"/>
    <w:rsid w:val="00FA1E6B"/>
    <w:rsid w:val="00FA2C6D"/>
    <w:rsid w:val="00FA3808"/>
    <w:rsid w:val="00FA3B21"/>
    <w:rsid w:val="00FA46C6"/>
    <w:rsid w:val="00FA5FF7"/>
    <w:rsid w:val="00FA6805"/>
    <w:rsid w:val="00FA7FAC"/>
    <w:rsid w:val="00FB052A"/>
    <w:rsid w:val="00FB44A6"/>
    <w:rsid w:val="00FB4561"/>
    <w:rsid w:val="00FB4B79"/>
    <w:rsid w:val="00FB557A"/>
    <w:rsid w:val="00FB634B"/>
    <w:rsid w:val="00FB64E0"/>
    <w:rsid w:val="00FB68DB"/>
    <w:rsid w:val="00FB72B9"/>
    <w:rsid w:val="00FB755A"/>
    <w:rsid w:val="00FB76DA"/>
    <w:rsid w:val="00FC248B"/>
    <w:rsid w:val="00FC30C4"/>
    <w:rsid w:val="00FC5D89"/>
    <w:rsid w:val="00FC7796"/>
    <w:rsid w:val="00FD1F82"/>
    <w:rsid w:val="00FD239D"/>
    <w:rsid w:val="00FD23CF"/>
    <w:rsid w:val="00FD271E"/>
    <w:rsid w:val="00FD32A3"/>
    <w:rsid w:val="00FD3407"/>
    <w:rsid w:val="00FD3DEC"/>
    <w:rsid w:val="00FD4162"/>
    <w:rsid w:val="00FD4403"/>
    <w:rsid w:val="00FD5085"/>
    <w:rsid w:val="00FD5106"/>
    <w:rsid w:val="00FD5881"/>
    <w:rsid w:val="00FD64DA"/>
    <w:rsid w:val="00FD6A45"/>
    <w:rsid w:val="00FD7757"/>
    <w:rsid w:val="00FD7806"/>
    <w:rsid w:val="00FD7B6D"/>
    <w:rsid w:val="00FE0C01"/>
    <w:rsid w:val="00FE4823"/>
    <w:rsid w:val="00FE59E7"/>
    <w:rsid w:val="00FE6D7C"/>
    <w:rsid w:val="00FE79FB"/>
    <w:rsid w:val="00FF3797"/>
    <w:rsid w:val="00FF4823"/>
    <w:rsid w:val="00FF6EAB"/>
    <w:rsid w:val="28B407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BCC89"/>
  <w15:chartTrackingRefBased/>
  <w15:docId w15:val="{2336658A-99B7-42F6-972C-66AFCF89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0C76"/>
    <w:pPr>
      <w:spacing w:before="60" w:after="60" w:line="264" w:lineRule="auto"/>
      <w:jc w:val="both"/>
    </w:pPr>
    <w:rPr>
      <w:rFonts w:eastAsiaTheme="minorHAnsi"/>
      <w:lang w:val="id-ID" w:eastAsia="en-US"/>
    </w:rPr>
  </w:style>
  <w:style w:type="paragraph" w:styleId="Heading1">
    <w:name w:val="heading 1"/>
    <w:basedOn w:val="Normal"/>
    <w:next w:val="Normal"/>
    <w:link w:val="Heading1Char"/>
    <w:uiPriority w:val="9"/>
    <w:qFormat/>
    <w:rsid w:val="00C22907"/>
    <w:pPr>
      <w:keepNext/>
      <w:keepLines/>
      <w:spacing w:before="240" w:after="0"/>
      <w:outlineLvl w:val="0"/>
    </w:pPr>
    <w:rPr>
      <w:rFonts w:ascii="Quire Sans" w:eastAsiaTheme="majorEastAsia" w:hAnsi="Quire Sans" w:cstheme="majorBidi"/>
      <w:b/>
      <w:color w:val="000000" w:themeColor="text1"/>
      <w:sz w:val="32"/>
      <w:szCs w:val="32"/>
    </w:rPr>
  </w:style>
  <w:style w:type="paragraph" w:styleId="Heading2">
    <w:name w:val="heading 2"/>
    <w:basedOn w:val="Normal"/>
    <w:next w:val="Normal"/>
    <w:link w:val="Heading2Char"/>
    <w:uiPriority w:val="9"/>
    <w:unhideWhenUsed/>
    <w:qFormat/>
    <w:rsid w:val="00975387"/>
    <w:pPr>
      <w:keepNext/>
      <w:keepLines/>
      <w:pBdr>
        <w:bottom w:val="single" w:sz="4" w:space="1" w:color="auto"/>
      </w:pBdr>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2646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63C0"/>
    <w:pPr>
      <w:spacing w:after="0" w:line="240" w:lineRule="auto"/>
      <w:contextualSpacing/>
      <w:jc w:val="center"/>
    </w:pPr>
    <w:rPr>
      <w:rFonts w:ascii="Quire Sans" w:eastAsiaTheme="majorEastAsia" w:hAnsi="Quire Sans" w:cstheme="majorBidi"/>
      <w:b/>
      <w:spacing w:val="-10"/>
      <w:kern w:val="28"/>
      <w:sz w:val="40"/>
      <w:szCs w:val="56"/>
    </w:rPr>
  </w:style>
  <w:style w:type="character" w:customStyle="1" w:styleId="TitleChar">
    <w:name w:val="Title Char"/>
    <w:basedOn w:val="DefaultParagraphFont"/>
    <w:link w:val="Title"/>
    <w:uiPriority w:val="10"/>
    <w:rsid w:val="005863C0"/>
    <w:rPr>
      <w:rFonts w:ascii="Quire Sans" w:eastAsiaTheme="majorEastAsia" w:hAnsi="Quire Sans" w:cstheme="majorBidi"/>
      <w:b/>
      <w:spacing w:val="-10"/>
      <w:kern w:val="28"/>
      <w:sz w:val="40"/>
      <w:szCs w:val="56"/>
      <w:lang w:val="id-ID" w:eastAsia="en-US"/>
    </w:rPr>
  </w:style>
  <w:style w:type="paragraph" w:styleId="Header">
    <w:name w:val="header"/>
    <w:basedOn w:val="Normal"/>
    <w:link w:val="HeaderChar"/>
    <w:uiPriority w:val="99"/>
    <w:unhideWhenUsed/>
    <w:rsid w:val="00BE7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466"/>
    <w:rPr>
      <w:rFonts w:eastAsiaTheme="minorHAnsi"/>
      <w:lang w:val="id-ID" w:eastAsia="en-US"/>
    </w:rPr>
  </w:style>
  <w:style w:type="paragraph" w:styleId="Footer">
    <w:name w:val="footer"/>
    <w:basedOn w:val="Normal"/>
    <w:link w:val="FooterChar"/>
    <w:uiPriority w:val="99"/>
    <w:unhideWhenUsed/>
    <w:rsid w:val="00BE7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466"/>
    <w:rPr>
      <w:rFonts w:eastAsiaTheme="minorHAnsi"/>
      <w:lang w:val="id-ID" w:eastAsia="en-US"/>
    </w:rPr>
  </w:style>
  <w:style w:type="character" w:customStyle="1" w:styleId="Heading1Char">
    <w:name w:val="Heading 1 Char"/>
    <w:basedOn w:val="DefaultParagraphFont"/>
    <w:link w:val="Heading1"/>
    <w:uiPriority w:val="9"/>
    <w:rsid w:val="00C22907"/>
    <w:rPr>
      <w:rFonts w:ascii="Quire Sans" w:eastAsiaTheme="majorEastAsia" w:hAnsi="Quire Sans" w:cstheme="majorBidi"/>
      <w:b/>
      <w:color w:val="000000" w:themeColor="text1"/>
      <w:sz w:val="32"/>
      <w:szCs w:val="32"/>
      <w:lang w:val="id-ID" w:eastAsia="en-US"/>
    </w:rPr>
  </w:style>
  <w:style w:type="table" w:styleId="TableGrid">
    <w:name w:val="Table Grid"/>
    <w:basedOn w:val="TableNormal"/>
    <w:rsid w:val="00C22907"/>
    <w:pPr>
      <w:spacing w:after="0" w:line="240" w:lineRule="auto"/>
    </w:pPr>
    <w:rPr>
      <w:rFonts w:eastAsiaTheme="minorHAnsi"/>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75387"/>
    <w:rPr>
      <w:rFonts w:asciiTheme="majorHAnsi" w:eastAsiaTheme="majorEastAsia" w:hAnsiTheme="majorHAnsi" w:cstheme="majorBidi"/>
      <w:b/>
      <w:color w:val="000000" w:themeColor="text1"/>
      <w:sz w:val="28"/>
      <w:szCs w:val="26"/>
      <w:lang w:val="id-ID" w:eastAsia="en-US"/>
    </w:rPr>
  </w:style>
  <w:style w:type="paragraph" w:styleId="ListParagraph">
    <w:name w:val="List Paragraph"/>
    <w:basedOn w:val="Normal"/>
    <w:uiPriority w:val="34"/>
    <w:qFormat/>
    <w:rsid w:val="00077B27"/>
    <w:pPr>
      <w:ind w:left="720"/>
      <w:contextualSpacing/>
    </w:pPr>
  </w:style>
  <w:style w:type="character" w:styleId="CommentReference">
    <w:name w:val="annotation reference"/>
    <w:basedOn w:val="DefaultParagraphFont"/>
    <w:uiPriority w:val="99"/>
    <w:semiHidden/>
    <w:unhideWhenUsed/>
    <w:rsid w:val="00A312D2"/>
    <w:rPr>
      <w:sz w:val="16"/>
      <w:szCs w:val="16"/>
    </w:rPr>
  </w:style>
  <w:style w:type="paragraph" w:styleId="CommentText">
    <w:name w:val="annotation text"/>
    <w:basedOn w:val="Normal"/>
    <w:link w:val="CommentTextChar"/>
    <w:uiPriority w:val="99"/>
    <w:unhideWhenUsed/>
    <w:rsid w:val="00A312D2"/>
    <w:pPr>
      <w:spacing w:line="240" w:lineRule="auto"/>
    </w:pPr>
    <w:rPr>
      <w:sz w:val="20"/>
      <w:szCs w:val="20"/>
    </w:rPr>
  </w:style>
  <w:style w:type="character" w:customStyle="1" w:styleId="CommentTextChar">
    <w:name w:val="Comment Text Char"/>
    <w:basedOn w:val="DefaultParagraphFont"/>
    <w:link w:val="CommentText"/>
    <w:uiPriority w:val="99"/>
    <w:rsid w:val="00A312D2"/>
    <w:rPr>
      <w:rFonts w:eastAsiaTheme="minorHAnsi"/>
      <w:sz w:val="20"/>
      <w:szCs w:val="20"/>
      <w:lang w:val="id-ID" w:eastAsia="en-US"/>
    </w:rPr>
  </w:style>
  <w:style w:type="paragraph" w:styleId="CommentSubject">
    <w:name w:val="annotation subject"/>
    <w:basedOn w:val="CommentText"/>
    <w:next w:val="CommentText"/>
    <w:link w:val="CommentSubjectChar"/>
    <w:uiPriority w:val="99"/>
    <w:semiHidden/>
    <w:unhideWhenUsed/>
    <w:rsid w:val="00A312D2"/>
    <w:rPr>
      <w:b/>
      <w:bCs/>
    </w:rPr>
  </w:style>
  <w:style w:type="character" w:customStyle="1" w:styleId="CommentSubjectChar">
    <w:name w:val="Comment Subject Char"/>
    <w:basedOn w:val="CommentTextChar"/>
    <w:link w:val="CommentSubject"/>
    <w:uiPriority w:val="99"/>
    <w:semiHidden/>
    <w:rsid w:val="00A312D2"/>
    <w:rPr>
      <w:rFonts w:eastAsiaTheme="minorHAnsi"/>
      <w:b/>
      <w:bCs/>
      <w:sz w:val="20"/>
      <w:szCs w:val="20"/>
      <w:lang w:val="id-ID" w:eastAsia="en-US"/>
    </w:rPr>
  </w:style>
  <w:style w:type="paragraph" w:styleId="BalloonText">
    <w:name w:val="Balloon Text"/>
    <w:basedOn w:val="Normal"/>
    <w:link w:val="BalloonTextChar"/>
    <w:uiPriority w:val="99"/>
    <w:semiHidden/>
    <w:unhideWhenUsed/>
    <w:rsid w:val="00A312D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12D2"/>
    <w:rPr>
      <w:rFonts w:ascii="Segoe UI" w:eastAsiaTheme="minorHAnsi" w:hAnsi="Segoe UI" w:cs="Segoe UI"/>
      <w:sz w:val="18"/>
      <w:szCs w:val="18"/>
      <w:lang w:val="id-ID" w:eastAsia="en-US"/>
    </w:rPr>
  </w:style>
  <w:style w:type="paragraph" w:styleId="Caption">
    <w:name w:val="caption"/>
    <w:basedOn w:val="Normal"/>
    <w:next w:val="Normal"/>
    <w:uiPriority w:val="35"/>
    <w:unhideWhenUsed/>
    <w:qFormat/>
    <w:rsid w:val="00785F2D"/>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E6D7C"/>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905EF9"/>
    <w:pPr>
      <w:tabs>
        <w:tab w:val="left" w:pos="426"/>
        <w:tab w:val="right" w:leader="dot" w:pos="9350"/>
      </w:tabs>
      <w:spacing w:after="100"/>
    </w:pPr>
  </w:style>
  <w:style w:type="paragraph" w:styleId="TOC2">
    <w:name w:val="toc 2"/>
    <w:basedOn w:val="Normal"/>
    <w:next w:val="Normal"/>
    <w:autoRedefine/>
    <w:uiPriority w:val="39"/>
    <w:unhideWhenUsed/>
    <w:rsid w:val="003065F3"/>
    <w:pPr>
      <w:tabs>
        <w:tab w:val="left" w:pos="851"/>
        <w:tab w:val="right" w:leader="dot" w:pos="9350"/>
      </w:tabs>
      <w:spacing w:after="100"/>
      <w:ind w:left="426"/>
    </w:pPr>
  </w:style>
  <w:style w:type="character" w:styleId="Hyperlink">
    <w:name w:val="Hyperlink"/>
    <w:basedOn w:val="DefaultParagraphFont"/>
    <w:uiPriority w:val="99"/>
    <w:unhideWhenUsed/>
    <w:rsid w:val="00FE6D7C"/>
    <w:rPr>
      <w:color w:val="0563C1" w:themeColor="hyperlink"/>
      <w:u w:val="single"/>
    </w:rPr>
  </w:style>
  <w:style w:type="character" w:customStyle="1" w:styleId="Heading3Char">
    <w:name w:val="Heading 3 Char"/>
    <w:basedOn w:val="DefaultParagraphFont"/>
    <w:link w:val="Heading3"/>
    <w:uiPriority w:val="9"/>
    <w:rsid w:val="002646B0"/>
    <w:rPr>
      <w:rFonts w:asciiTheme="majorHAnsi" w:eastAsiaTheme="majorEastAsia" w:hAnsiTheme="majorHAnsi" w:cstheme="majorBidi"/>
      <w:color w:val="1F3763" w:themeColor="accent1" w:themeShade="7F"/>
      <w:sz w:val="24"/>
      <w:szCs w:val="24"/>
      <w:lang w:val="id-ID" w:eastAsia="en-US"/>
    </w:rPr>
  </w:style>
  <w:style w:type="paragraph" w:styleId="TOC3">
    <w:name w:val="toc 3"/>
    <w:basedOn w:val="Normal"/>
    <w:next w:val="Normal"/>
    <w:autoRedefine/>
    <w:uiPriority w:val="39"/>
    <w:unhideWhenUsed/>
    <w:rsid w:val="002258A7"/>
    <w:pPr>
      <w:tabs>
        <w:tab w:val="left" w:pos="1276"/>
        <w:tab w:val="right" w:leader="dot" w:pos="9350"/>
      </w:tabs>
      <w:spacing w:after="100"/>
      <w:ind w:left="1418" w:hanging="567"/>
    </w:pPr>
  </w:style>
  <w:style w:type="character" w:customStyle="1" w:styleId="UnresolvedMention1">
    <w:name w:val="Unresolved Mention1"/>
    <w:basedOn w:val="DefaultParagraphFont"/>
    <w:uiPriority w:val="99"/>
    <w:unhideWhenUsed/>
    <w:rsid w:val="00917D55"/>
    <w:rPr>
      <w:color w:val="605E5C"/>
      <w:shd w:val="clear" w:color="auto" w:fill="E1DFDD"/>
    </w:rPr>
  </w:style>
  <w:style w:type="character" w:customStyle="1" w:styleId="Mention1">
    <w:name w:val="Mention1"/>
    <w:basedOn w:val="DefaultParagraphFont"/>
    <w:uiPriority w:val="99"/>
    <w:unhideWhenUsed/>
    <w:rsid w:val="00917D55"/>
    <w:rPr>
      <w:color w:val="2B579A"/>
      <w:shd w:val="clear" w:color="auto" w:fill="E1DFDD"/>
    </w:rPr>
  </w:style>
  <w:style w:type="paragraph" w:styleId="BodyText3">
    <w:name w:val="Body Text 3"/>
    <w:basedOn w:val="Normal"/>
    <w:link w:val="BodyText3Char"/>
    <w:rsid w:val="00D8307B"/>
    <w:pPr>
      <w:spacing w:before="0" w:after="0" w:line="240" w:lineRule="auto"/>
      <w:jc w:val="center"/>
    </w:pPr>
    <w:rPr>
      <w:rFonts w:ascii="Abadi MT Condensed Light" w:eastAsia="Times New Roman" w:hAnsi="Abadi MT Condensed Light" w:cs="Times New Roman"/>
      <w:sz w:val="16"/>
      <w:szCs w:val="20"/>
      <w:lang w:val="en-US"/>
    </w:rPr>
  </w:style>
  <w:style w:type="character" w:customStyle="1" w:styleId="BodyText3Char">
    <w:name w:val="Body Text 3 Char"/>
    <w:basedOn w:val="DefaultParagraphFont"/>
    <w:link w:val="BodyText3"/>
    <w:rsid w:val="00D8307B"/>
    <w:rPr>
      <w:rFonts w:ascii="Abadi MT Condensed Light" w:eastAsia="Times New Roman" w:hAnsi="Abadi MT Condensed Light" w:cs="Times New Roman"/>
      <w:sz w:val="16"/>
      <w:szCs w:val="20"/>
      <w:lang w:eastAsia="en-US"/>
    </w:rPr>
  </w:style>
  <w:style w:type="paragraph" w:styleId="TableofFigures">
    <w:name w:val="table of figures"/>
    <w:basedOn w:val="Normal"/>
    <w:next w:val="Normal"/>
    <w:uiPriority w:val="99"/>
    <w:unhideWhenUsed/>
    <w:rsid w:val="00C027B9"/>
    <w:pPr>
      <w:spacing w:after="0"/>
    </w:pPr>
  </w:style>
  <w:style w:type="paragraph" w:styleId="Revision">
    <w:name w:val="Revision"/>
    <w:hidden/>
    <w:uiPriority w:val="99"/>
    <w:semiHidden/>
    <w:rsid w:val="00642AC7"/>
    <w:pPr>
      <w:spacing w:after="0" w:line="240" w:lineRule="auto"/>
    </w:pPr>
    <w:rPr>
      <w:rFonts w:eastAsiaTheme="minorHAnsi"/>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9157">
      <w:bodyDiv w:val="1"/>
      <w:marLeft w:val="0"/>
      <w:marRight w:val="0"/>
      <w:marTop w:val="0"/>
      <w:marBottom w:val="0"/>
      <w:divBdr>
        <w:top w:val="none" w:sz="0" w:space="0" w:color="auto"/>
        <w:left w:val="none" w:sz="0" w:space="0" w:color="auto"/>
        <w:bottom w:val="none" w:sz="0" w:space="0" w:color="auto"/>
        <w:right w:val="none" w:sz="0" w:space="0" w:color="auto"/>
      </w:divBdr>
    </w:div>
    <w:div w:id="27685347">
      <w:bodyDiv w:val="1"/>
      <w:marLeft w:val="0"/>
      <w:marRight w:val="0"/>
      <w:marTop w:val="0"/>
      <w:marBottom w:val="0"/>
      <w:divBdr>
        <w:top w:val="none" w:sz="0" w:space="0" w:color="auto"/>
        <w:left w:val="none" w:sz="0" w:space="0" w:color="auto"/>
        <w:bottom w:val="none" w:sz="0" w:space="0" w:color="auto"/>
        <w:right w:val="none" w:sz="0" w:space="0" w:color="auto"/>
      </w:divBdr>
    </w:div>
    <w:div w:id="64230818">
      <w:bodyDiv w:val="1"/>
      <w:marLeft w:val="0"/>
      <w:marRight w:val="0"/>
      <w:marTop w:val="0"/>
      <w:marBottom w:val="0"/>
      <w:divBdr>
        <w:top w:val="none" w:sz="0" w:space="0" w:color="auto"/>
        <w:left w:val="none" w:sz="0" w:space="0" w:color="auto"/>
        <w:bottom w:val="none" w:sz="0" w:space="0" w:color="auto"/>
        <w:right w:val="none" w:sz="0" w:space="0" w:color="auto"/>
      </w:divBdr>
    </w:div>
    <w:div w:id="119617300">
      <w:bodyDiv w:val="1"/>
      <w:marLeft w:val="0"/>
      <w:marRight w:val="0"/>
      <w:marTop w:val="0"/>
      <w:marBottom w:val="0"/>
      <w:divBdr>
        <w:top w:val="none" w:sz="0" w:space="0" w:color="auto"/>
        <w:left w:val="none" w:sz="0" w:space="0" w:color="auto"/>
        <w:bottom w:val="none" w:sz="0" w:space="0" w:color="auto"/>
        <w:right w:val="none" w:sz="0" w:space="0" w:color="auto"/>
      </w:divBdr>
    </w:div>
    <w:div w:id="223568814">
      <w:bodyDiv w:val="1"/>
      <w:marLeft w:val="0"/>
      <w:marRight w:val="0"/>
      <w:marTop w:val="0"/>
      <w:marBottom w:val="0"/>
      <w:divBdr>
        <w:top w:val="none" w:sz="0" w:space="0" w:color="auto"/>
        <w:left w:val="none" w:sz="0" w:space="0" w:color="auto"/>
        <w:bottom w:val="none" w:sz="0" w:space="0" w:color="auto"/>
        <w:right w:val="none" w:sz="0" w:space="0" w:color="auto"/>
      </w:divBdr>
    </w:div>
    <w:div w:id="226843483">
      <w:bodyDiv w:val="1"/>
      <w:marLeft w:val="0"/>
      <w:marRight w:val="0"/>
      <w:marTop w:val="0"/>
      <w:marBottom w:val="0"/>
      <w:divBdr>
        <w:top w:val="none" w:sz="0" w:space="0" w:color="auto"/>
        <w:left w:val="none" w:sz="0" w:space="0" w:color="auto"/>
        <w:bottom w:val="none" w:sz="0" w:space="0" w:color="auto"/>
        <w:right w:val="none" w:sz="0" w:space="0" w:color="auto"/>
      </w:divBdr>
      <w:divsChild>
        <w:div w:id="815342021">
          <w:marLeft w:val="446"/>
          <w:marRight w:val="0"/>
          <w:marTop w:val="0"/>
          <w:marBottom w:val="0"/>
          <w:divBdr>
            <w:top w:val="none" w:sz="0" w:space="0" w:color="auto"/>
            <w:left w:val="none" w:sz="0" w:space="0" w:color="auto"/>
            <w:bottom w:val="none" w:sz="0" w:space="0" w:color="auto"/>
            <w:right w:val="none" w:sz="0" w:space="0" w:color="auto"/>
          </w:divBdr>
        </w:div>
        <w:div w:id="847211209">
          <w:marLeft w:val="446"/>
          <w:marRight w:val="0"/>
          <w:marTop w:val="0"/>
          <w:marBottom w:val="0"/>
          <w:divBdr>
            <w:top w:val="none" w:sz="0" w:space="0" w:color="auto"/>
            <w:left w:val="none" w:sz="0" w:space="0" w:color="auto"/>
            <w:bottom w:val="none" w:sz="0" w:space="0" w:color="auto"/>
            <w:right w:val="none" w:sz="0" w:space="0" w:color="auto"/>
          </w:divBdr>
        </w:div>
        <w:div w:id="1884782374">
          <w:marLeft w:val="446"/>
          <w:marRight w:val="0"/>
          <w:marTop w:val="0"/>
          <w:marBottom w:val="0"/>
          <w:divBdr>
            <w:top w:val="none" w:sz="0" w:space="0" w:color="auto"/>
            <w:left w:val="none" w:sz="0" w:space="0" w:color="auto"/>
            <w:bottom w:val="none" w:sz="0" w:space="0" w:color="auto"/>
            <w:right w:val="none" w:sz="0" w:space="0" w:color="auto"/>
          </w:divBdr>
        </w:div>
      </w:divsChild>
    </w:div>
    <w:div w:id="229579816">
      <w:bodyDiv w:val="1"/>
      <w:marLeft w:val="0"/>
      <w:marRight w:val="0"/>
      <w:marTop w:val="0"/>
      <w:marBottom w:val="0"/>
      <w:divBdr>
        <w:top w:val="none" w:sz="0" w:space="0" w:color="auto"/>
        <w:left w:val="none" w:sz="0" w:space="0" w:color="auto"/>
        <w:bottom w:val="none" w:sz="0" w:space="0" w:color="auto"/>
        <w:right w:val="none" w:sz="0" w:space="0" w:color="auto"/>
      </w:divBdr>
    </w:div>
    <w:div w:id="246810874">
      <w:bodyDiv w:val="1"/>
      <w:marLeft w:val="0"/>
      <w:marRight w:val="0"/>
      <w:marTop w:val="0"/>
      <w:marBottom w:val="0"/>
      <w:divBdr>
        <w:top w:val="none" w:sz="0" w:space="0" w:color="auto"/>
        <w:left w:val="none" w:sz="0" w:space="0" w:color="auto"/>
        <w:bottom w:val="none" w:sz="0" w:space="0" w:color="auto"/>
        <w:right w:val="none" w:sz="0" w:space="0" w:color="auto"/>
      </w:divBdr>
    </w:div>
    <w:div w:id="347295965">
      <w:bodyDiv w:val="1"/>
      <w:marLeft w:val="0"/>
      <w:marRight w:val="0"/>
      <w:marTop w:val="0"/>
      <w:marBottom w:val="0"/>
      <w:divBdr>
        <w:top w:val="none" w:sz="0" w:space="0" w:color="auto"/>
        <w:left w:val="none" w:sz="0" w:space="0" w:color="auto"/>
        <w:bottom w:val="none" w:sz="0" w:space="0" w:color="auto"/>
        <w:right w:val="none" w:sz="0" w:space="0" w:color="auto"/>
      </w:divBdr>
      <w:divsChild>
        <w:div w:id="1782602338">
          <w:marLeft w:val="446"/>
          <w:marRight w:val="0"/>
          <w:marTop w:val="0"/>
          <w:marBottom w:val="0"/>
          <w:divBdr>
            <w:top w:val="none" w:sz="0" w:space="0" w:color="auto"/>
            <w:left w:val="none" w:sz="0" w:space="0" w:color="auto"/>
            <w:bottom w:val="none" w:sz="0" w:space="0" w:color="auto"/>
            <w:right w:val="none" w:sz="0" w:space="0" w:color="auto"/>
          </w:divBdr>
        </w:div>
        <w:div w:id="1849060027">
          <w:marLeft w:val="446"/>
          <w:marRight w:val="0"/>
          <w:marTop w:val="0"/>
          <w:marBottom w:val="0"/>
          <w:divBdr>
            <w:top w:val="none" w:sz="0" w:space="0" w:color="auto"/>
            <w:left w:val="none" w:sz="0" w:space="0" w:color="auto"/>
            <w:bottom w:val="none" w:sz="0" w:space="0" w:color="auto"/>
            <w:right w:val="none" w:sz="0" w:space="0" w:color="auto"/>
          </w:divBdr>
        </w:div>
        <w:div w:id="1991863360">
          <w:marLeft w:val="446"/>
          <w:marRight w:val="0"/>
          <w:marTop w:val="0"/>
          <w:marBottom w:val="0"/>
          <w:divBdr>
            <w:top w:val="none" w:sz="0" w:space="0" w:color="auto"/>
            <w:left w:val="none" w:sz="0" w:space="0" w:color="auto"/>
            <w:bottom w:val="none" w:sz="0" w:space="0" w:color="auto"/>
            <w:right w:val="none" w:sz="0" w:space="0" w:color="auto"/>
          </w:divBdr>
        </w:div>
      </w:divsChild>
    </w:div>
    <w:div w:id="349184608">
      <w:bodyDiv w:val="1"/>
      <w:marLeft w:val="0"/>
      <w:marRight w:val="0"/>
      <w:marTop w:val="0"/>
      <w:marBottom w:val="0"/>
      <w:divBdr>
        <w:top w:val="none" w:sz="0" w:space="0" w:color="auto"/>
        <w:left w:val="none" w:sz="0" w:space="0" w:color="auto"/>
        <w:bottom w:val="none" w:sz="0" w:space="0" w:color="auto"/>
        <w:right w:val="none" w:sz="0" w:space="0" w:color="auto"/>
      </w:divBdr>
    </w:div>
    <w:div w:id="351617006">
      <w:bodyDiv w:val="1"/>
      <w:marLeft w:val="0"/>
      <w:marRight w:val="0"/>
      <w:marTop w:val="0"/>
      <w:marBottom w:val="0"/>
      <w:divBdr>
        <w:top w:val="none" w:sz="0" w:space="0" w:color="auto"/>
        <w:left w:val="none" w:sz="0" w:space="0" w:color="auto"/>
        <w:bottom w:val="none" w:sz="0" w:space="0" w:color="auto"/>
        <w:right w:val="none" w:sz="0" w:space="0" w:color="auto"/>
      </w:divBdr>
    </w:div>
    <w:div w:id="364910923">
      <w:bodyDiv w:val="1"/>
      <w:marLeft w:val="0"/>
      <w:marRight w:val="0"/>
      <w:marTop w:val="0"/>
      <w:marBottom w:val="0"/>
      <w:divBdr>
        <w:top w:val="none" w:sz="0" w:space="0" w:color="auto"/>
        <w:left w:val="none" w:sz="0" w:space="0" w:color="auto"/>
        <w:bottom w:val="none" w:sz="0" w:space="0" w:color="auto"/>
        <w:right w:val="none" w:sz="0" w:space="0" w:color="auto"/>
      </w:divBdr>
      <w:divsChild>
        <w:div w:id="1445493588">
          <w:marLeft w:val="446"/>
          <w:marRight w:val="0"/>
          <w:marTop w:val="0"/>
          <w:marBottom w:val="0"/>
          <w:divBdr>
            <w:top w:val="none" w:sz="0" w:space="0" w:color="auto"/>
            <w:left w:val="none" w:sz="0" w:space="0" w:color="auto"/>
            <w:bottom w:val="none" w:sz="0" w:space="0" w:color="auto"/>
            <w:right w:val="none" w:sz="0" w:space="0" w:color="auto"/>
          </w:divBdr>
        </w:div>
        <w:div w:id="499544786">
          <w:marLeft w:val="446"/>
          <w:marRight w:val="0"/>
          <w:marTop w:val="0"/>
          <w:marBottom w:val="0"/>
          <w:divBdr>
            <w:top w:val="none" w:sz="0" w:space="0" w:color="auto"/>
            <w:left w:val="none" w:sz="0" w:space="0" w:color="auto"/>
            <w:bottom w:val="none" w:sz="0" w:space="0" w:color="auto"/>
            <w:right w:val="none" w:sz="0" w:space="0" w:color="auto"/>
          </w:divBdr>
        </w:div>
      </w:divsChild>
    </w:div>
    <w:div w:id="376509434">
      <w:bodyDiv w:val="1"/>
      <w:marLeft w:val="0"/>
      <w:marRight w:val="0"/>
      <w:marTop w:val="0"/>
      <w:marBottom w:val="0"/>
      <w:divBdr>
        <w:top w:val="none" w:sz="0" w:space="0" w:color="auto"/>
        <w:left w:val="none" w:sz="0" w:space="0" w:color="auto"/>
        <w:bottom w:val="none" w:sz="0" w:space="0" w:color="auto"/>
        <w:right w:val="none" w:sz="0" w:space="0" w:color="auto"/>
      </w:divBdr>
      <w:divsChild>
        <w:div w:id="310987825">
          <w:marLeft w:val="446"/>
          <w:marRight w:val="0"/>
          <w:marTop w:val="0"/>
          <w:marBottom w:val="0"/>
          <w:divBdr>
            <w:top w:val="none" w:sz="0" w:space="0" w:color="auto"/>
            <w:left w:val="none" w:sz="0" w:space="0" w:color="auto"/>
            <w:bottom w:val="none" w:sz="0" w:space="0" w:color="auto"/>
            <w:right w:val="none" w:sz="0" w:space="0" w:color="auto"/>
          </w:divBdr>
        </w:div>
        <w:div w:id="1452478455">
          <w:marLeft w:val="446"/>
          <w:marRight w:val="0"/>
          <w:marTop w:val="0"/>
          <w:marBottom w:val="0"/>
          <w:divBdr>
            <w:top w:val="none" w:sz="0" w:space="0" w:color="auto"/>
            <w:left w:val="none" w:sz="0" w:space="0" w:color="auto"/>
            <w:bottom w:val="none" w:sz="0" w:space="0" w:color="auto"/>
            <w:right w:val="none" w:sz="0" w:space="0" w:color="auto"/>
          </w:divBdr>
        </w:div>
        <w:div w:id="1624190115">
          <w:marLeft w:val="446"/>
          <w:marRight w:val="0"/>
          <w:marTop w:val="0"/>
          <w:marBottom w:val="0"/>
          <w:divBdr>
            <w:top w:val="none" w:sz="0" w:space="0" w:color="auto"/>
            <w:left w:val="none" w:sz="0" w:space="0" w:color="auto"/>
            <w:bottom w:val="none" w:sz="0" w:space="0" w:color="auto"/>
            <w:right w:val="none" w:sz="0" w:space="0" w:color="auto"/>
          </w:divBdr>
        </w:div>
      </w:divsChild>
    </w:div>
    <w:div w:id="381364213">
      <w:bodyDiv w:val="1"/>
      <w:marLeft w:val="0"/>
      <w:marRight w:val="0"/>
      <w:marTop w:val="0"/>
      <w:marBottom w:val="0"/>
      <w:divBdr>
        <w:top w:val="none" w:sz="0" w:space="0" w:color="auto"/>
        <w:left w:val="none" w:sz="0" w:space="0" w:color="auto"/>
        <w:bottom w:val="none" w:sz="0" w:space="0" w:color="auto"/>
        <w:right w:val="none" w:sz="0" w:space="0" w:color="auto"/>
      </w:divBdr>
    </w:div>
    <w:div w:id="389961870">
      <w:bodyDiv w:val="1"/>
      <w:marLeft w:val="0"/>
      <w:marRight w:val="0"/>
      <w:marTop w:val="0"/>
      <w:marBottom w:val="0"/>
      <w:divBdr>
        <w:top w:val="none" w:sz="0" w:space="0" w:color="auto"/>
        <w:left w:val="none" w:sz="0" w:space="0" w:color="auto"/>
        <w:bottom w:val="none" w:sz="0" w:space="0" w:color="auto"/>
        <w:right w:val="none" w:sz="0" w:space="0" w:color="auto"/>
      </w:divBdr>
    </w:div>
    <w:div w:id="484014762">
      <w:bodyDiv w:val="1"/>
      <w:marLeft w:val="0"/>
      <w:marRight w:val="0"/>
      <w:marTop w:val="0"/>
      <w:marBottom w:val="0"/>
      <w:divBdr>
        <w:top w:val="none" w:sz="0" w:space="0" w:color="auto"/>
        <w:left w:val="none" w:sz="0" w:space="0" w:color="auto"/>
        <w:bottom w:val="none" w:sz="0" w:space="0" w:color="auto"/>
        <w:right w:val="none" w:sz="0" w:space="0" w:color="auto"/>
      </w:divBdr>
    </w:div>
    <w:div w:id="536550687">
      <w:bodyDiv w:val="1"/>
      <w:marLeft w:val="0"/>
      <w:marRight w:val="0"/>
      <w:marTop w:val="0"/>
      <w:marBottom w:val="0"/>
      <w:divBdr>
        <w:top w:val="none" w:sz="0" w:space="0" w:color="auto"/>
        <w:left w:val="none" w:sz="0" w:space="0" w:color="auto"/>
        <w:bottom w:val="none" w:sz="0" w:space="0" w:color="auto"/>
        <w:right w:val="none" w:sz="0" w:space="0" w:color="auto"/>
      </w:divBdr>
    </w:div>
    <w:div w:id="551235840">
      <w:bodyDiv w:val="1"/>
      <w:marLeft w:val="0"/>
      <w:marRight w:val="0"/>
      <w:marTop w:val="0"/>
      <w:marBottom w:val="0"/>
      <w:divBdr>
        <w:top w:val="none" w:sz="0" w:space="0" w:color="auto"/>
        <w:left w:val="none" w:sz="0" w:space="0" w:color="auto"/>
        <w:bottom w:val="none" w:sz="0" w:space="0" w:color="auto"/>
        <w:right w:val="none" w:sz="0" w:space="0" w:color="auto"/>
      </w:divBdr>
    </w:div>
    <w:div w:id="555777169">
      <w:bodyDiv w:val="1"/>
      <w:marLeft w:val="0"/>
      <w:marRight w:val="0"/>
      <w:marTop w:val="0"/>
      <w:marBottom w:val="0"/>
      <w:divBdr>
        <w:top w:val="none" w:sz="0" w:space="0" w:color="auto"/>
        <w:left w:val="none" w:sz="0" w:space="0" w:color="auto"/>
        <w:bottom w:val="none" w:sz="0" w:space="0" w:color="auto"/>
        <w:right w:val="none" w:sz="0" w:space="0" w:color="auto"/>
      </w:divBdr>
    </w:div>
    <w:div w:id="560404914">
      <w:bodyDiv w:val="1"/>
      <w:marLeft w:val="0"/>
      <w:marRight w:val="0"/>
      <w:marTop w:val="0"/>
      <w:marBottom w:val="0"/>
      <w:divBdr>
        <w:top w:val="none" w:sz="0" w:space="0" w:color="auto"/>
        <w:left w:val="none" w:sz="0" w:space="0" w:color="auto"/>
        <w:bottom w:val="none" w:sz="0" w:space="0" w:color="auto"/>
        <w:right w:val="none" w:sz="0" w:space="0" w:color="auto"/>
      </w:divBdr>
    </w:div>
    <w:div w:id="562106981">
      <w:bodyDiv w:val="1"/>
      <w:marLeft w:val="0"/>
      <w:marRight w:val="0"/>
      <w:marTop w:val="0"/>
      <w:marBottom w:val="0"/>
      <w:divBdr>
        <w:top w:val="none" w:sz="0" w:space="0" w:color="auto"/>
        <w:left w:val="none" w:sz="0" w:space="0" w:color="auto"/>
        <w:bottom w:val="none" w:sz="0" w:space="0" w:color="auto"/>
        <w:right w:val="none" w:sz="0" w:space="0" w:color="auto"/>
      </w:divBdr>
    </w:div>
    <w:div w:id="598291539">
      <w:bodyDiv w:val="1"/>
      <w:marLeft w:val="0"/>
      <w:marRight w:val="0"/>
      <w:marTop w:val="0"/>
      <w:marBottom w:val="0"/>
      <w:divBdr>
        <w:top w:val="none" w:sz="0" w:space="0" w:color="auto"/>
        <w:left w:val="none" w:sz="0" w:space="0" w:color="auto"/>
        <w:bottom w:val="none" w:sz="0" w:space="0" w:color="auto"/>
        <w:right w:val="none" w:sz="0" w:space="0" w:color="auto"/>
      </w:divBdr>
    </w:div>
    <w:div w:id="598410255">
      <w:bodyDiv w:val="1"/>
      <w:marLeft w:val="0"/>
      <w:marRight w:val="0"/>
      <w:marTop w:val="0"/>
      <w:marBottom w:val="0"/>
      <w:divBdr>
        <w:top w:val="none" w:sz="0" w:space="0" w:color="auto"/>
        <w:left w:val="none" w:sz="0" w:space="0" w:color="auto"/>
        <w:bottom w:val="none" w:sz="0" w:space="0" w:color="auto"/>
        <w:right w:val="none" w:sz="0" w:space="0" w:color="auto"/>
      </w:divBdr>
    </w:div>
    <w:div w:id="644360934">
      <w:bodyDiv w:val="1"/>
      <w:marLeft w:val="0"/>
      <w:marRight w:val="0"/>
      <w:marTop w:val="0"/>
      <w:marBottom w:val="0"/>
      <w:divBdr>
        <w:top w:val="none" w:sz="0" w:space="0" w:color="auto"/>
        <w:left w:val="none" w:sz="0" w:space="0" w:color="auto"/>
        <w:bottom w:val="none" w:sz="0" w:space="0" w:color="auto"/>
        <w:right w:val="none" w:sz="0" w:space="0" w:color="auto"/>
      </w:divBdr>
    </w:div>
    <w:div w:id="680090589">
      <w:bodyDiv w:val="1"/>
      <w:marLeft w:val="0"/>
      <w:marRight w:val="0"/>
      <w:marTop w:val="0"/>
      <w:marBottom w:val="0"/>
      <w:divBdr>
        <w:top w:val="none" w:sz="0" w:space="0" w:color="auto"/>
        <w:left w:val="none" w:sz="0" w:space="0" w:color="auto"/>
        <w:bottom w:val="none" w:sz="0" w:space="0" w:color="auto"/>
        <w:right w:val="none" w:sz="0" w:space="0" w:color="auto"/>
      </w:divBdr>
    </w:div>
    <w:div w:id="690229874">
      <w:bodyDiv w:val="1"/>
      <w:marLeft w:val="0"/>
      <w:marRight w:val="0"/>
      <w:marTop w:val="0"/>
      <w:marBottom w:val="0"/>
      <w:divBdr>
        <w:top w:val="none" w:sz="0" w:space="0" w:color="auto"/>
        <w:left w:val="none" w:sz="0" w:space="0" w:color="auto"/>
        <w:bottom w:val="none" w:sz="0" w:space="0" w:color="auto"/>
        <w:right w:val="none" w:sz="0" w:space="0" w:color="auto"/>
      </w:divBdr>
    </w:div>
    <w:div w:id="721249753">
      <w:bodyDiv w:val="1"/>
      <w:marLeft w:val="0"/>
      <w:marRight w:val="0"/>
      <w:marTop w:val="0"/>
      <w:marBottom w:val="0"/>
      <w:divBdr>
        <w:top w:val="none" w:sz="0" w:space="0" w:color="auto"/>
        <w:left w:val="none" w:sz="0" w:space="0" w:color="auto"/>
        <w:bottom w:val="none" w:sz="0" w:space="0" w:color="auto"/>
        <w:right w:val="none" w:sz="0" w:space="0" w:color="auto"/>
      </w:divBdr>
    </w:div>
    <w:div w:id="735015146">
      <w:bodyDiv w:val="1"/>
      <w:marLeft w:val="0"/>
      <w:marRight w:val="0"/>
      <w:marTop w:val="0"/>
      <w:marBottom w:val="0"/>
      <w:divBdr>
        <w:top w:val="none" w:sz="0" w:space="0" w:color="auto"/>
        <w:left w:val="none" w:sz="0" w:space="0" w:color="auto"/>
        <w:bottom w:val="none" w:sz="0" w:space="0" w:color="auto"/>
        <w:right w:val="none" w:sz="0" w:space="0" w:color="auto"/>
      </w:divBdr>
    </w:div>
    <w:div w:id="762723484">
      <w:bodyDiv w:val="1"/>
      <w:marLeft w:val="0"/>
      <w:marRight w:val="0"/>
      <w:marTop w:val="0"/>
      <w:marBottom w:val="0"/>
      <w:divBdr>
        <w:top w:val="none" w:sz="0" w:space="0" w:color="auto"/>
        <w:left w:val="none" w:sz="0" w:space="0" w:color="auto"/>
        <w:bottom w:val="none" w:sz="0" w:space="0" w:color="auto"/>
        <w:right w:val="none" w:sz="0" w:space="0" w:color="auto"/>
      </w:divBdr>
    </w:div>
    <w:div w:id="764543129">
      <w:bodyDiv w:val="1"/>
      <w:marLeft w:val="0"/>
      <w:marRight w:val="0"/>
      <w:marTop w:val="0"/>
      <w:marBottom w:val="0"/>
      <w:divBdr>
        <w:top w:val="none" w:sz="0" w:space="0" w:color="auto"/>
        <w:left w:val="none" w:sz="0" w:space="0" w:color="auto"/>
        <w:bottom w:val="none" w:sz="0" w:space="0" w:color="auto"/>
        <w:right w:val="none" w:sz="0" w:space="0" w:color="auto"/>
      </w:divBdr>
    </w:div>
    <w:div w:id="805584668">
      <w:bodyDiv w:val="1"/>
      <w:marLeft w:val="0"/>
      <w:marRight w:val="0"/>
      <w:marTop w:val="0"/>
      <w:marBottom w:val="0"/>
      <w:divBdr>
        <w:top w:val="none" w:sz="0" w:space="0" w:color="auto"/>
        <w:left w:val="none" w:sz="0" w:space="0" w:color="auto"/>
        <w:bottom w:val="none" w:sz="0" w:space="0" w:color="auto"/>
        <w:right w:val="none" w:sz="0" w:space="0" w:color="auto"/>
      </w:divBdr>
    </w:div>
    <w:div w:id="868034718">
      <w:bodyDiv w:val="1"/>
      <w:marLeft w:val="0"/>
      <w:marRight w:val="0"/>
      <w:marTop w:val="0"/>
      <w:marBottom w:val="0"/>
      <w:divBdr>
        <w:top w:val="none" w:sz="0" w:space="0" w:color="auto"/>
        <w:left w:val="none" w:sz="0" w:space="0" w:color="auto"/>
        <w:bottom w:val="none" w:sz="0" w:space="0" w:color="auto"/>
        <w:right w:val="none" w:sz="0" w:space="0" w:color="auto"/>
      </w:divBdr>
    </w:div>
    <w:div w:id="891620251">
      <w:bodyDiv w:val="1"/>
      <w:marLeft w:val="0"/>
      <w:marRight w:val="0"/>
      <w:marTop w:val="0"/>
      <w:marBottom w:val="0"/>
      <w:divBdr>
        <w:top w:val="none" w:sz="0" w:space="0" w:color="auto"/>
        <w:left w:val="none" w:sz="0" w:space="0" w:color="auto"/>
        <w:bottom w:val="none" w:sz="0" w:space="0" w:color="auto"/>
        <w:right w:val="none" w:sz="0" w:space="0" w:color="auto"/>
      </w:divBdr>
    </w:div>
    <w:div w:id="950278062">
      <w:bodyDiv w:val="1"/>
      <w:marLeft w:val="0"/>
      <w:marRight w:val="0"/>
      <w:marTop w:val="0"/>
      <w:marBottom w:val="0"/>
      <w:divBdr>
        <w:top w:val="none" w:sz="0" w:space="0" w:color="auto"/>
        <w:left w:val="none" w:sz="0" w:space="0" w:color="auto"/>
        <w:bottom w:val="none" w:sz="0" w:space="0" w:color="auto"/>
        <w:right w:val="none" w:sz="0" w:space="0" w:color="auto"/>
      </w:divBdr>
    </w:div>
    <w:div w:id="955480643">
      <w:bodyDiv w:val="1"/>
      <w:marLeft w:val="0"/>
      <w:marRight w:val="0"/>
      <w:marTop w:val="0"/>
      <w:marBottom w:val="0"/>
      <w:divBdr>
        <w:top w:val="none" w:sz="0" w:space="0" w:color="auto"/>
        <w:left w:val="none" w:sz="0" w:space="0" w:color="auto"/>
        <w:bottom w:val="none" w:sz="0" w:space="0" w:color="auto"/>
        <w:right w:val="none" w:sz="0" w:space="0" w:color="auto"/>
      </w:divBdr>
    </w:div>
    <w:div w:id="984509591">
      <w:bodyDiv w:val="1"/>
      <w:marLeft w:val="0"/>
      <w:marRight w:val="0"/>
      <w:marTop w:val="0"/>
      <w:marBottom w:val="0"/>
      <w:divBdr>
        <w:top w:val="none" w:sz="0" w:space="0" w:color="auto"/>
        <w:left w:val="none" w:sz="0" w:space="0" w:color="auto"/>
        <w:bottom w:val="none" w:sz="0" w:space="0" w:color="auto"/>
        <w:right w:val="none" w:sz="0" w:space="0" w:color="auto"/>
      </w:divBdr>
    </w:div>
    <w:div w:id="1021082852">
      <w:bodyDiv w:val="1"/>
      <w:marLeft w:val="0"/>
      <w:marRight w:val="0"/>
      <w:marTop w:val="0"/>
      <w:marBottom w:val="0"/>
      <w:divBdr>
        <w:top w:val="none" w:sz="0" w:space="0" w:color="auto"/>
        <w:left w:val="none" w:sz="0" w:space="0" w:color="auto"/>
        <w:bottom w:val="none" w:sz="0" w:space="0" w:color="auto"/>
        <w:right w:val="none" w:sz="0" w:space="0" w:color="auto"/>
      </w:divBdr>
    </w:div>
    <w:div w:id="1026057299">
      <w:bodyDiv w:val="1"/>
      <w:marLeft w:val="0"/>
      <w:marRight w:val="0"/>
      <w:marTop w:val="0"/>
      <w:marBottom w:val="0"/>
      <w:divBdr>
        <w:top w:val="none" w:sz="0" w:space="0" w:color="auto"/>
        <w:left w:val="none" w:sz="0" w:space="0" w:color="auto"/>
        <w:bottom w:val="none" w:sz="0" w:space="0" w:color="auto"/>
        <w:right w:val="none" w:sz="0" w:space="0" w:color="auto"/>
      </w:divBdr>
      <w:divsChild>
        <w:div w:id="504440913">
          <w:marLeft w:val="446"/>
          <w:marRight w:val="0"/>
          <w:marTop w:val="0"/>
          <w:marBottom w:val="0"/>
          <w:divBdr>
            <w:top w:val="none" w:sz="0" w:space="0" w:color="auto"/>
            <w:left w:val="none" w:sz="0" w:space="0" w:color="auto"/>
            <w:bottom w:val="none" w:sz="0" w:space="0" w:color="auto"/>
            <w:right w:val="none" w:sz="0" w:space="0" w:color="auto"/>
          </w:divBdr>
        </w:div>
        <w:div w:id="1486243093">
          <w:marLeft w:val="446"/>
          <w:marRight w:val="0"/>
          <w:marTop w:val="0"/>
          <w:marBottom w:val="0"/>
          <w:divBdr>
            <w:top w:val="none" w:sz="0" w:space="0" w:color="auto"/>
            <w:left w:val="none" w:sz="0" w:space="0" w:color="auto"/>
            <w:bottom w:val="none" w:sz="0" w:space="0" w:color="auto"/>
            <w:right w:val="none" w:sz="0" w:space="0" w:color="auto"/>
          </w:divBdr>
        </w:div>
        <w:div w:id="1732654647">
          <w:marLeft w:val="446"/>
          <w:marRight w:val="0"/>
          <w:marTop w:val="0"/>
          <w:marBottom w:val="0"/>
          <w:divBdr>
            <w:top w:val="none" w:sz="0" w:space="0" w:color="auto"/>
            <w:left w:val="none" w:sz="0" w:space="0" w:color="auto"/>
            <w:bottom w:val="none" w:sz="0" w:space="0" w:color="auto"/>
            <w:right w:val="none" w:sz="0" w:space="0" w:color="auto"/>
          </w:divBdr>
        </w:div>
      </w:divsChild>
    </w:div>
    <w:div w:id="1029448722">
      <w:bodyDiv w:val="1"/>
      <w:marLeft w:val="0"/>
      <w:marRight w:val="0"/>
      <w:marTop w:val="0"/>
      <w:marBottom w:val="0"/>
      <w:divBdr>
        <w:top w:val="none" w:sz="0" w:space="0" w:color="auto"/>
        <w:left w:val="none" w:sz="0" w:space="0" w:color="auto"/>
        <w:bottom w:val="none" w:sz="0" w:space="0" w:color="auto"/>
        <w:right w:val="none" w:sz="0" w:space="0" w:color="auto"/>
      </w:divBdr>
    </w:div>
    <w:div w:id="1041513933">
      <w:bodyDiv w:val="1"/>
      <w:marLeft w:val="0"/>
      <w:marRight w:val="0"/>
      <w:marTop w:val="0"/>
      <w:marBottom w:val="0"/>
      <w:divBdr>
        <w:top w:val="none" w:sz="0" w:space="0" w:color="auto"/>
        <w:left w:val="none" w:sz="0" w:space="0" w:color="auto"/>
        <w:bottom w:val="none" w:sz="0" w:space="0" w:color="auto"/>
        <w:right w:val="none" w:sz="0" w:space="0" w:color="auto"/>
      </w:divBdr>
    </w:div>
    <w:div w:id="1083837614">
      <w:bodyDiv w:val="1"/>
      <w:marLeft w:val="0"/>
      <w:marRight w:val="0"/>
      <w:marTop w:val="0"/>
      <w:marBottom w:val="0"/>
      <w:divBdr>
        <w:top w:val="none" w:sz="0" w:space="0" w:color="auto"/>
        <w:left w:val="none" w:sz="0" w:space="0" w:color="auto"/>
        <w:bottom w:val="none" w:sz="0" w:space="0" w:color="auto"/>
        <w:right w:val="none" w:sz="0" w:space="0" w:color="auto"/>
      </w:divBdr>
    </w:div>
    <w:div w:id="1099833620">
      <w:bodyDiv w:val="1"/>
      <w:marLeft w:val="0"/>
      <w:marRight w:val="0"/>
      <w:marTop w:val="0"/>
      <w:marBottom w:val="0"/>
      <w:divBdr>
        <w:top w:val="none" w:sz="0" w:space="0" w:color="auto"/>
        <w:left w:val="none" w:sz="0" w:space="0" w:color="auto"/>
        <w:bottom w:val="none" w:sz="0" w:space="0" w:color="auto"/>
        <w:right w:val="none" w:sz="0" w:space="0" w:color="auto"/>
      </w:divBdr>
      <w:divsChild>
        <w:div w:id="943347840">
          <w:marLeft w:val="446"/>
          <w:marRight w:val="0"/>
          <w:marTop w:val="0"/>
          <w:marBottom w:val="0"/>
          <w:divBdr>
            <w:top w:val="none" w:sz="0" w:space="0" w:color="auto"/>
            <w:left w:val="none" w:sz="0" w:space="0" w:color="auto"/>
            <w:bottom w:val="none" w:sz="0" w:space="0" w:color="auto"/>
            <w:right w:val="none" w:sz="0" w:space="0" w:color="auto"/>
          </w:divBdr>
        </w:div>
        <w:div w:id="363940083">
          <w:marLeft w:val="446"/>
          <w:marRight w:val="0"/>
          <w:marTop w:val="0"/>
          <w:marBottom w:val="0"/>
          <w:divBdr>
            <w:top w:val="none" w:sz="0" w:space="0" w:color="auto"/>
            <w:left w:val="none" w:sz="0" w:space="0" w:color="auto"/>
            <w:bottom w:val="none" w:sz="0" w:space="0" w:color="auto"/>
            <w:right w:val="none" w:sz="0" w:space="0" w:color="auto"/>
          </w:divBdr>
        </w:div>
      </w:divsChild>
    </w:div>
    <w:div w:id="1164323214">
      <w:bodyDiv w:val="1"/>
      <w:marLeft w:val="0"/>
      <w:marRight w:val="0"/>
      <w:marTop w:val="0"/>
      <w:marBottom w:val="0"/>
      <w:divBdr>
        <w:top w:val="none" w:sz="0" w:space="0" w:color="auto"/>
        <w:left w:val="none" w:sz="0" w:space="0" w:color="auto"/>
        <w:bottom w:val="none" w:sz="0" w:space="0" w:color="auto"/>
        <w:right w:val="none" w:sz="0" w:space="0" w:color="auto"/>
      </w:divBdr>
    </w:div>
    <w:div w:id="1164853031">
      <w:bodyDiv w:val="1"/>
      <w:marLeft w:val="0"/>
      <w:marRight w:val="0"/>
      <w:marTop w:val="0"/>
      <w:marBottom w:val="0"/>
      <w:divBdr>
        <w:top w:val="none" w:sz="0" w:space="0" w:color="auto"/>
        <w:left w:val="none" w:sz="0" w:space="0" w:color="auto"/>
        <w:bottom w:val="none" w:sz="0" w:space="0" w:color="auto"/>
        <w:right w:val="none" w:sz="0" w:space="0" w:color="auto"/>
      </w:divBdr>
    </w:div>
    <w:div w:id="1206912534">
      <w:bodyDiv w:val="1"/>
      <w:marLeft w:val="0"/>
      <w:marRight w:val="0"/>
      <w:marTop w:val="0"/>
      <w:marBottom w:val="0"/>
      <w:divBdr>
        <w:top w:val="none" w:sz="0" w:space="0" w:color="auto"/>
        <w:left w:val="none" w:sz="0" w:space="0" w:color="auto"/>
        <w:bottom w:val="none" w:sz="0" w:space="0" w:color="auto"/>
        <w:right w:val="none" w:sz="0" w:space="0" w:color="auto"/>
      </w:divBdr>
    </w:div>
    <w:div w:id="1210386357">
      <w:bodyDiv w:val="1"/>
      <w:marLeft w:val="0"/>
      <w:marRight w:val="0"/>
      <w:marTop w:val="0"/>
      <w:marBottom w:val="0"/>
      <w:divBdr>
        <w:top w:val="none" w:sz="0" w:space="0" w:color="auto"/>
        <w:left w:val="none" w:sz="0" w:space="0" w:color="auto"/>
        <w:bottom w:val="none" w:sz="0" w:space="0" w:color="auto"/>
        <w:right w:val="none" w:sz="0" w:space="0" w:color="auto"/>
      </w:divBdr>
    </w:div>
    <w:div w:id="1304502395">
      <w:bodyDiv w:val="1"/>
      <w:marLeft w:val="0"/>
      <w:marRight w:val="0"/>
      <w:marTop w:val="0"/>
      <w:marBottom w:val="0"/>
      <w:divBdr>
        <w:top w:val="none" w:sz="0" w:space="0" w:color="auto"/>
        <w:left w:val="none" w:sz="0" w:space="0" w:color="auto"/>
        <w:bottom w:val="none" w:sz="0" w:space="0" w:color="auto"/>
        <w:right w:val="none" w:sz="0" w:space="0" w:color="auto"/>
      </w:divBdr>
    </w:div>
    <w:div w:id="1391810355">
      <w:bodyDiv w:val="1"/>
      <w:marLeft w:val="0"/>
      <w:marRight w:val="0"/>
      <w:marTop w:val="0"/>
      <w:marBottom w:val="0"/>
      <w:divBdr>
        <w:top w:val="none" w:sz="0" w:space="0" w:color="auto"/>
        <w:left w:val="none" w:sz="0" w:space="0" w:color="auto"/>
        <w:bottom w:val="none" w:sz="0" w:space="0" w:color="auto"/>
        <w:right w:val="none" w:sz="0" w:space="0" w:color="auto"/>
      </w:divBdr>
      <w:divsChild>
        <w:div w:id="431124093">
          <w:marLeft w:val="446"/>
          <w:marRight w:val="0"/>
          <w:marTop w:val="0"/>
          <w:marBottom w:val="0"/>
          <w:divBdr>
            <w:top w:val="none" w:sz="0" w:space="0" w:color="auto"/>
            <w:left w:val="none" w:sz="0" w:space="0" w:color="auto"/>
            <w:bottom w:val="none" w:sz="0" w:space="0" w:color="auto"/>
            <w:right w:val="none" w:sz="0" w:space="0" w:color="auto"/>
          </w:divBdr>
        </w:div>
        <w:div w:id="1126047167">
          <w:marLeft w:val="446"/>
          <w:marRight w:val="0"/>
          <w:marTop w:val="0"/>
          <w:marBottom w:val="0"/>
          <w:divBdr>
            <w:top w:val="none" w:sz="0" w:space="0" w:color="auto"/>
            <w:left w:val="none" w:sz="0" w:space="0" w:color="auto"/>
            <w:bottom w:val="none" w:sz="0" w:space="0" w:color="auto"/>
            <w:right w:val="none" w:sz="0" w:space="0" w:color="auto"/>
          </w:divBdr>
        </w:div>
        <w:div w:id="1200700083">
          <w:marLeft w:val="446"/>
          <w:marRight w:val="0"/>
          <w:marTop w:val="0"/>
          <w:marBottom w:val="0"/>
          <w:divBdr>
            <w:top w:val="none" w:sz="0" w:space="0" w:color="auto"/>
            <w:left w:val="none" w:sz="0" w:space="0" w:color="auto"/>
            <w:bottom w:val="none" w:sz="0" w:space="0" w:color="auto"/>
            <w:right w:val="none" w:sz="0" w:space="0" w:color="auto"/>
          </w:divBdr>
        </w:div>
      </w:divsChild>
    </w:div>
    <w:div w:id="1392386244">
      <w:bodyDiv w:val="1"/>
      <w:marLeft w:val="0"/>
      <w:marRight w:val="0"/>
      <w:marTop w:val="0"/>
      <w:marBottom w:val="0"/>
      <w:divBdr>
        <w:top w:val="none" w:sz="0" w:space="0" w:color="auto"/>
        <w:left w:val="none" w:sz="0" w:space="0" w:color="auto"/>
        <w:bottom w:val="none" w:sz="0" w:space="0" w:color="auto"/>
        <w:right w:val="none" w:sz="0" w:space="0" w:color="auto"/>
      </w:divBdr>
    </w:div>
    <w:div w:id="1410735618">
      <w:bodyDiv w:val="1"/>
      <w:marLeft w:val="0"/>
      <w:marRight w:val="0"/>
      <w:marTop w:val="0"/>
      <w:marBottom w:val="0"/>
      <w:divBdr>
        <w:top w:val="none" w:sz="0" w:space="0" w:color="auto"/>
        <w:left w:val="none" w:sz="0" w:space="0" w:color="auto"/>
        <w:bottom w:val="none" w:sz="0" w:space="0" w:color="auto"/>
        <w:right w:val="none" w:sz="0" w:space="0" w:color="auto"/>
      </w:divBdr>
    </w:div>
    <w:div w:id="1462966689">
      <w:bodyDiv w:val="1"/>
      <w:marLeft w:val="0"/>
      <w:marRight w:val="0"/>
      <w:marTop w:val="0"/>
      <w:marBottom w:val="0"/>
      <w:divBdr>
        <w:top w:val="none" w:sz="0" w:space="0" w:color="auto"/>
        <w:left w:val="none" w:sz="0" w:space="0" w:color="auto"/>
        <w:bottom w:val="none" w:sz="0" w:space="0" w:color="auto"/>
        <w:right w:val="none" w:sz="0" w:space="0" w:color="auto"/>
      </w:divBdr>
    </w:div>
    <w:div w:id="1512790629">
      <w:bodyDiv w:val="1"/>
      <w:marLeft w:val="0"/>
      <w:marRight w:val="0"/>
      <w:marTop w:val="0"/>
      <w:marBottom w:val="0"/>
      <w:divBdr>
        <w:top w:val="none" w:sz="0" w:space="0" w:color="auto"/>
        <w:left w:val="none" w:sz="0" w:space="0" w:color="auto"/>
        <w:bottom w:val="none" w:sz="0" w:space="0" w:color="auto"/>
        <w:right w:val="none" w:sz="0" w:space="0" w:color="auto"/>
      </w:divBdr>
    </w:div>
    <w:div w:id="1530027076">
      <w:bodyDiv w:val="1"/>
      <w:marLeft w:val="0"/>
      <w:marRight w:val="0"/>
      <w:marTop w:val="0"/>
      <w:marBottom w:val="0"/>
      <w:divBdr>
        <w:top w:val="none" w:sz="0" w:space="0" w:color="auto"/>
        <w:left w:val="none" w:sz="0" w:space="0" w:color="auto"/>
        <w:bottom w:val="none" w:sz="0" w:space="0" w:color="auto"/>
        <w:right w:val="none" w:sz="0" w:space="0" w:color="auto"/>
      </w:divBdr>
    </w:div>
    <w:div w:id="1531189340">
      <w:bodyDiv w:val="1"/>
      <w:marLeft w:val="0"/>
      <w:marRight w:val="0"/>
      <w:marTop w:val="0"/>
      <w:marBottom w:val="0"/>
      <w:divBdr>
        <w:top w:val="none" w:sz="0" w:space="0" w:color="auto"/>
        <w:left w:val="none" w:sz="0" w:space="0" w:color="auto"/>
        <w:bottom w:val="none" w:sz="0" w:space="0" w:color="auto"/>
        <w:right w:val="none" w:sz="0" w:space="0" w:color="auto"/>
      </w:divBdr>
    </w:div>
    <w:div w:id="1569535106">
      <w:bodyDiv w:val="1"/>
      <w:marLeft w:val="0"/>
      <w:marRight w:val="0"/>
      <w:marTop w:val="0"/>
      <w:marBottom w:val="0"/>
      <w:divBdr>
        <w:top w:val="none" w:sz="0" w:space="0" w:color="auto"/>
        <w:left w:val="none" w:sz="0" w:space="0" w:color="auto"/>
        <w:bottom w:val="none" w:sz="0" w:space="0" w:color="auto"/>
        <w:right w:val="none" w:sz="0" w:space="0" w:color="auto"/>
      </w:divBdr>
    </w:div>
    <w:div w:id="1634946387">
      <w:bodyDiv w:val="1"/>
      <w:marLeft w:val="0"/>
      <w:marRight w:val="0"/>
      <w:marTop w:val="0"/>
      <w:marBottom w:val="0"/>
      <w:divBdr>
        <w:top w:val="none" w:sz="0" w:space="0" w:color="auto"/>
        <w:left w:val="none" w:sz="0" w:space="0" w:color="auto"/>
        <w:bottom w:val="none" w:sz="0" w:space="0" w:color="auto"/>
        <w:right w:val="none" w:sz="0" w:space="0" w:color="auto"/>
      </w:divBdr>
    </w:div>
    <w:div w:id="1673802645">
      <w:bodyDiv w:val="1"/>
      <w:marLeft w:val="0"/>
      <w:marRight w:val="0"/>
      <w:marTop w:val="0"/>
      <w:marBottom w:val="0"/>
      <w:divBdr>
        <w:top w:val="none" w:sz="0" w:space="0" w:color="auto"/>
        <w:left w:val="none" w:sz="0" w:space="0" w:color="auto"/>
        <w:bottom w:val="none" w:sz="0" w:space="0" w:color="auto"/>
        <w:right w:val="none" w:sz="0" w:space="0" w:color="auto"/>
      </w:divBdr>
    </w:div>
    <w:div w:id="1674802224">
      <w:bodyDiv w:val="1"/>
      <w:marLeft w:val="0"/>
      <w:marRight w:val="0"/>
      <w:marTop w:val="0"/>
      <w:marBottom w:val="0"/>
      <w:divBdr>
        <w:top w:val="none" w:sz="0" w:space="0" w:color="auto"/>
        <w:left w:val="none" w:sz="0" w:space="0" w:color="auto"/>
        <w:bottom w:val="none" w:sz="0" w:space="0" w:color="auto"/>
        <w:right w:val="none" w:sz="0" w:space="0" w:color="auto"/>
      </w:divBdr>
      <w:divsChild>
        <w:div w:id="1202279022">
          <w:marLeft w:val="446"/>
          <w:marRight w:val="0"/>
          <w:marTop w:val="0"/>
          <w:marBottom w:val="0"/>
          <w:divBdr>
            <w:top w:val="none" w:sz="0" w:space="0" w:color="auto"/>
            <w:left w:val="none" w:sz="0" w:space="0" w:color="auto"/>
            <w:bottom w:val="none" w:sz="0" w:space="0" w:color="auto"/>
            <w:right w:val="none" w:sz="0" w:space="0" w:color="auto"/>
          </w:divBdr>
        </w:div>
        <w:div w:id="1285847031">
          <w:marLeft w:val="446"/>
          <w:marRight w:val="0"/>
          <w:marTop w:val="0"/>
          <w:marBottom w:val="0"/>
          <w:divBdr>
            <w:top w:val="none" w:sz="0" w:space="0" w:color="auto"/>
            <w:left w:val="none" w:sz="0" w:space="0" w:color="auto"/>
            <w:bottom w:val="none" w:sz="0" w:space="0" w:color="auto"/>
            <w:right w:val="none" w:sz="0" w:space="0" w:color="auto"/>
          </w:divBdr>
        </w:div>
      </w:divsChild>
    </w:div>
    <w:div w:id="1754161030">
      <w:bodyDiv w:val="1"/>
      <w:marLeft w:val="0"/>
      <w:marRight w:val="0"/>
      <w:marTop w:val="0"/>
      <w:marBottom w:val="0"/>
      <w:divBdr>
        <w:top w:val="none" w:sz="0" w:space="0" w:color="auto"/>
        <w:left w:val="none" w:sz="0" w:space="0" w:color="auto"/>
        <w:bottom w:val="none" w:sz="0" w:space="0" w:color="auto"/>
        <w:right w:val="none" w:sz="0" w:space="0" w:color="auto"/>
      </w:divBdr>
    </w:div>
    <w:div w:id="1767730359">
      <w:bodyDiv w:val="1"/>
      <w:marLeft w:val="0"/>
      <w:marRight w:val="0"/>
      <w:marTop w:val="0"/>
      <w:marBottom w:val="0"/>
      <w:divBdr>
        <w:top w:val="none" w:sz="0" w:space="0" w:color="auto"/>
        <w:left w:val="none" w:sz="0" w:space="0" w:color="auto"/>
        <w:bottom w:val="none" w:sz="0" w:space="0" w:color="auto"/>
        <w:right w:val="none" w:sz="0" w:space="0" w:color="auto"/>
      </w:divBdr>
    </w:div>
    <w:div w:id="1791632468">
      <w:bodyDiv w:val="1"/>
      <w:marLeft w:val="0"/>
      <w:marRight w:val="0"/>
      <w:marTop w:val="0"/>
      <w:marBottom w:val="0"/>
      <w:divBdr>
        <w:top w:val="none" w:sz="0" w:space="0" w:color="auto"/>
        <w:left w:val="none" w:sz="0" w:space="0" w:color="auto"/>
        <w:bottom w:val="none" w:sz="0" w:space="0" w:color="auto"/>
        <w:right w:val="none" w:sz="0" w:space="0" w:color="auto"/>
      </w:divBdr>
    </w:div>
    <w:div w:id="1818760815">
      <w:bodyDiv w:val="1"/>
      <w:marLeft w:val="0"/>
      <w:marRight w:val="0"/>
      <w:marTop w:val="0"/>
      <w:marBottom w:val="0"/>
      <w:divBdr>
        <w:top w:val="none" w:sz="0" w:space="0" w:color="auto"/>
        <w:left w:val="none" w:sz="0" w:space="0" w:color="auto"/>
        <w:bottom w:val="none" w:sz="0" w:space="0" w:color="auto"/>
        <w:right w:val="none" w:sz="0" w:space="0" w:color="auto"/>
      </w:divBdr>
    </w:div>
    <w:div w:id="1828091398">
      <w:bodyDiv w:val="1"/>
      <w:marLeft w:val="0"/>
      <w:marRight w:val="0"/>
      <w:marTop w:val="0"/>
      <w:marBottom w:val="0"/>
      <w:divBdr>
        <w:top w:val="none" w:sz="0" w:space="0" w:color="auto"/>
        <w:left w:val="none" w:sz="0" w:space="0" w:color="auto"/>
        <w:bottom w:val="none" w:sz="0" w:space="0" w:color="auto"/>
        <w:right w:val="none" w:sz="0" w:space="0" w:color="auto"/>
      </w:divBdr>
    </w:div>
    <w:div w:id="1836334075">
      <w:bodyDiv w:val="1"/>
      <w:marLeft w:val="0"/>
      <w:marRight w:val="0"/>
      <w:marTop w:val="0"/>
      <w:marBottom w:val="0"/>
      <w:divBdr>
        <w:top w:val="none" w:sz="0" w:space="0" w:color="auto"/>
        <w:left w:val="none" w:sz="0" w:space="0" w:color="auto"/>
        <w:bottom w:val="none" w:sz="0" w:space="0" w:color="auto"/>
        <w:right w:val="none" w:sz="0" w:space="0" w:color="auto"/>
      </w:divBdr>
    </w:div>
    <w:div w:id="1837577270">
      <w:bodyDiv w:val="1"/>
      <w:marLeft w:val="0"/>
      <w:marRight w:val="0"/>
      <w:marTop w:val="0"/>
      <w:marBottom w:val="0"/>
      <w:divBdr>
        <w:top w:val="none" w:sz="0" w:space="0" w:color="auto"/>
        <w:left w:val="none" w:sz="0" w:space="0" w:color="auto"/>
        <w:bottom w:val="none" w:sz="0" w:space="0" w:color="auto"/>
        <w:right w:val="none" w:sz="0" w:space="0" w:color="auto"/>
      </w:divBdr>
    </w:div>
    <w:div w:id="1924755973">
      <w:bodyDiv w:val="1"/>
      <w:marLeft w:val="0"/>
      <w:marRight w:val="0"/>
      <w:marTop w:val="0"/>
      <w:marBottom w:val="0"/>
      <w:divBdr>
        <w:top w:val="none" w:sz="0" w:space="0" w:color="auto"/>
        <w:left w:val="none" w:sz="0" w:space="0" w:color="auto"/>
        <w:bottom w:val="none" w:sz="0" w:space="0" w:color="auto"/>
        <w:right w:val="none" w:sz="0" w:space="0" w:color="auto"/>
      </w:divBdr>
    </w:div>
    <w:div w:id="1944066470">
      <w:bodyDiv w:val="1"/>
      <w:marLeft w:val="0"/>
      <w:marRight w:val="0"/>
      <w:marTop w:val="0"/>
      <w:marBottom w:val="0"/>
      <w:divBdr>
        <w:top w:val="none" w:sz="0" w:space="0" w:color="auto"/>
        <w:left w:val="none" w:sz="0" w:space="0" w:color="auto"/>
        <w:bottom w:val="none" w:sz="0" w:space="0" w:color="auto"/>
        <w:right w:val="none" w:sz="0" w:space="0" w:color="auto"/>
      </w:divBdr>
    </w:div>
    <w:div w:id="2004317413">
      <w:bodyDiv w:val="1"/>
      <w:marLeft w:val="0"/>
      <w:marRight w:val="0"/>
      <w:marTop w:val="0"/>
      <w:marBottom w:val="0"/>
      <w:divBdr>
        <w:top w:val="none" w:sz="0" w:space="0" w:color="auto"/>
        <w:left w:val="none" w:sz="0" w:space="0" w:color="auto"/>
        <w:bottom w:val="none" w:sz="0" w:space="0" w:color="auto"/>
        <w:right w:val="none" w:sz="0" w:space="0" w:color="auto"/>
      </w:divBdr>
    </w:div>
    <w:div w:id="2083864677">
      <w:bodyDiv w:val="1"/>
      <w:marLeft w:val="0"/>
      <w:marRight w:val="0"/>
      <w:marTop w:val="0"/>
      <w:marBottom w:val="0"/>
      <w:divBdr>
        <w:top w:val="none" w:sz="0" w:space="0" w:color="auto"/>
        <w:left w:val="none" w:sz="0" w:space="0" w:color="auto"/>
        <w:bottom w:val="none" w:sz="0" w:space="0" w:color="auto"/>
        <w:right w:val="none" w:sz="0" w:space="0" w:color="auto"/>
      </w:divBdr>
    </w:div>
    <w:div w:id="2091732567">
      <w:bodyDiv w:val="1"/>
      <w:marLeft w:val="0"/>
      <w:marRight w:val="0"/>
      <w:marTop w:val="0"/>
      <w:marBottom w:val="0"/>
      <w:divBdr>
        <w:top w:val="none" w:sz="0" w:space="0" w:color="auto"/>
        <w:left w:val="none" w:sz="0" w:space="0" w:color="auto"/>
        <w:bottom w:val="none" w:sz="0" w:space="0" w:color="auto"/>
        <w:right w:val="none" w:sz="0" w:space="0" w:color="auto"/>
      </w:divBdr>
    </w:div>
    <w:div w:id="2118603022">
      <w:bodyDiv w:val="1"/>
      <w:marLeft w:val="0"/>
      <w:marRight w:val="0"/>
      <w:marTop w:val="0"/>
      <w:marBottom w:val="0"/>
      <w:divBdr>
        <w:top w:val="none" w:sz="0" w:space="0" w:color="auto"/>
        <w:left w:val="none" w:sz="0" w:space="0" w:color="auto"/>
        <w:bottom w:val="none" w:sz="0" w:space="0" w:color="auto"/>
        <w:right w:val="none" w:sz="0" w:space="0" w:color="auto"/>
      </w:divBdr>
    </w:div>
    <w:div w:id="212310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6" ma:contentTypeDescription="Create a new document." ma:contentTypeScope="" ma:versionID="efba4cd512e38a507944cd70c29f8a07">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22c0ca35ddb4fa26a903f7118bc05463"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6e5134d-a183-4ad2-9137-2dcf7e7395e3}"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_Flow_SignoffStatus xmlns="0d1a5064-f9a0-4e05-9b71-0d8197a87a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484A8-2521-4A45-B417-EDD256056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8490D1-895B-4A1E-AA5B-B79B6470D98F}">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60DB115D-9BAF-465B-9C9A-16BF1AE5FFC8}">
  <ds:schemaRefs>
    <ds:schemaRef ds:uri="http://schemas.microsoft.com/sharepoint/v3/contenttype/forms"/>
  </ds:schemaRefs>
</ds:datastoreItem>
</file>

<file path=customXml/itemProps4.xml><?xml version="1.0" encoding="utf-8"?>
<ds:datastoreItem xmlns:ds="http://schemas.openxmlformats.org/officeDocument/2006/customXml" ds:itemID="{96F178BC-4373-4BAB-ACA6-EACB595A8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14783</Words>
  <Characters>84268</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98854</CharactersWithSpaces>
  <SharedDoc>false</SharedDoc>
  <HLinks>
    <vt:vector size="198" baseType="variant">
      <vt:variant>
        <vt:i4>1245235</vt:i4>
      </vt:variant>
      <vt:variant>
        <vt:i4>197</vt:i4>
      </vt:variant>
      <vt:variant>
        <vt:i4>0</vt:i4>
      </vt:variant>
      <vt:variant>
        <vt:i4>5</vt:i4>
      </vt:variant>
      <vt:variant>
        <vt:lpwstr/>
      </vt:variant>
      <vt:variant>
        <vt:lpwstr>_Toc132211142</vt:lpwstr>
      </vt:variant>
      <vt:variant>
        <vt:i4>1245235</vt:i4>
      </vt:variant>
      <vt:variant>
        <vt:i4>191</vt:i4>
      </vt:variant>
      <vt:variant>
        <vt:i4>0</vt:i4>
      </vt:variant>
      <vt:variant>
        <vt:i4>5</vt:i4>
      </vt:variant>
      <vt:variant>
        <vt:lpwstr/>
      </vt:variant>
      <vt:variant>
        <vt:lpwstr>_Toc132211141</vt:lpwstr>
      </vt:variant>
      <vt:variant>
        <vt:i4>1245235</vt:i4>
      </vt:variant>
      <vt:variant>
        <vt:i4>185</vt:i4>
      </vt:variant>
      <vt:variant>
        <vt:i4>0</vt:i4>
      </vt:variant>
      <vt:variant>
        <vt:i4>5</vt:i4>
      </vt:variant>
      <vt:variant>
        <vt:lpwstr/>
      </vt:variant>
      <vt:variant>
        <vt:lpwstr>_Toc132211140</vt:lpwstr>
      </vt:variant>
      <vt:variant>
        <vt:i4>1310771</vt:i4>
      </vt:variant>
      <vt:variant>
        <vt:i4>179</vt:i4>
      </vt:variant>
      <vt:variant>
        <vt:i4>0</vt:i4>
      </vt:variant>
      <vt:variant>
        <vt:i4>5</vt:i4>
      </vt:variant>
      <vt:variant>
        <vt:lpwstr/>
      </vt:variant>
      <vt:variant>
        <vt:lpwstr>_Toc132211139</vt:lpwstr>
      </vt:variant>
      <vt:variant>
        <vt:i4>1310771</vt:i4>
      </vt:variant>
      <vt:variant>
        <vt:i4>173</vt:i4>
      </vt:variant>
      <vt:variant>
        <vt:i4>0</vt:i4>
      </vt:variant>
      <vt:variant>
        <vt:i4>5</vt:i4>
      </vt:variant>
      <vt:variant>
        <vt:lpwstr/>
      </vt:variant>
      <vt:variant>
        <vt:lpwstr>_Toc132211138</vt:lpwstr>
      </vt:variant>
      <vt:variant>
        <vt:i4>1441843</vt:i4>
      </vt:variant>
      <vt:variant>
        <vt:i4>164</vt:i4>
      </vt:variant>
      <vt:variant>
        <vt:i4>0</vt:i4>
      </vt:variant>
      <vt:variant>
        <vt:i4>5</vt:i4>
      </vt:variant>
      <vt:variant>
        <vt:lpwstr/>
      </vt:variant>
      <vt:variant>
        <vt:lpwstr>_Toc132211115</vt:lpwstr>
      </vt:variant>
      <vt:variant>
        <vt:i4>1441843</vt:i4>
      </vt:variant>
      <vt:variant>
        <vt:i4>158</vt:i4>
      </vt:variant>
      <vt:variant>
        <vt:i4>0</vt:i4>
      </vt:variant>
      <vt:variant>
        <vt:i4>5</vt:i4>
      </vt:variant>
      <vt:variant>
        <vt:lpwstr/>
      </vt:variant>
      <vt:variant>
        <vt:lpwstr>_Toc132211114</vt:lpwstr>
      </vt:variant>
      <vt:variant>
        <vt:i4>1441843</vt:i4>
      </vt:variant>
      <vt:variant>
        <vt:i4>152</vt:i4>
      </vt:variant>
      <vt:variant>
        <vt:i4>0</vt:i4>
      </vt:variant>
      <vt:variant>
        <vt:i4>5</vt:i4>
      </vt:variant>
      <vt:variant>
        <vt:lpwstr/>
      </vt:variant>
      <vt:variant>
        <vt:lpwstr>_Toc132211113</vt:lpwstr>
      </vt:variant>
      <vt:variant>
        <vt:i4>1441843</vt:i4>
      </vt:variant>
      <vt:variant>
        <vt:i4>146</vt:i4>
      </vt:variant>
      <vt:variant>
        <vt:i4>0</vt:i4>
      </vt:variant>
      <vt:variant>
        <vt:i4>5</vt:i4>
      </vt:variant>
      <vt:variant>
        <vt:lpwstr/>
      </vt:variant>
      <vt:variant>
        <vt:lpwstr>_Toc132211112</vt:lpwstr>
      </vt:variant>
      <vt:variant>
        <vt:i4>1441843</vt:i4>
      </vt:variant>
      <vt:variant>
        <vt:i4>140</vt:i4>
      </vt:variant>
      <vt:variant>
        <vt:i4>0</vt:i4>
      </vt:variant>
      <vt:variant>
        <vt:i4>5</vt:i4>
      </vt:variant>
      <vt:variant>
        <vt:lpwstr/>
      </vt:variant>
      <vt:variant>
        <vt:lpwstr>_Toc132211111</vt:lpwstr>
      </vt:variant>
      <vt:variant>
        <vt:i4>1441843</vt:i4>
      </vt:variant>
      <vt:variant>
        <vt:i4>134</vt:i4>
      </vt:variant>
      <vt:variant>
        <vt:i4>0</vt:i4>
      </vt:variant>
      <vt:variant>
        <vt:i4>5</vt:i4>
      </vt:variant>
      <vt:variant>
        <vt:lpwstr/>
      </vt:variant>
      <vt:variant>
        <vt:lpwstr>_Toc132211110</vt:lpwstr>
      </vt:variant>
      <vt:variant>
        <vt:i4>1507379</vt:i4>
      </vt:variant>
      <vt:variant>
        <vt:i4>128</vt:i4>
      </vt:variant>
      <vt:variant>
        <vt:i4>0</vt:i4>
      </vt:variant>
      <vt:variant>
        <vt:i4>5</vt:i4>
      </vt:variant>
      <vt:variant>
        <vt:lpwstr/>
      </vt:variant>
      <vt:variant>
        <vt:lpwstr>_Toc132211109</vt:lpwstr>
      </vt:variant>
      <vt:variant>
        <vt:i4>1507379</vt:i4>
      </vt:variant>
      <vt:variant>
        <vt:i4>122</vt:i4>
      </vt:variant>
      <vt:variant>
        <vt:i4>0</vt:i4>
      </vt:variant>
      <vt:variant>
        <vt:i4>5</vt:i4>
      </vt:variant>
      <vt:variant>
        <vt:lpwstr/>
      </vt:variant>
      <vt:variant>
        <vt:lpwstr>_Toc132211108</vt:lpwstr>
      </vt:variant>
      <vt:variant>
        <vt:i4>1507379</vt:i4>
      </vt:variant>
      <vt:variant>
        <vt:i4>116</vt:i4>
      </vt:variant>
      <vt:variant>
        <vt:i4>0</vt:i4>
      </vt:variant>
      <vt:variant>
        <vt:i4>5</vt:i4>
      </vt:variant>
      <vt:variant>
        <vt:lpwstr/>
      </vt:variant>
      <vt:variant>
        <vt:lpwstr>_Toc132211107</vt:lpwstr>
      </vt:variant>
      <vt:variant>
        <vt:i4>1507379</vt:i4>
      </vt:variant>
      <vt:variant>
        <vt:i4>110</vt:i4>
      </vt:variant>
      <vt:variant>
        <vt:i4>0</vt:i4>
      </vt:variant>
      <vt:variant>
        <vt:i4>5</vt:i4>
      </vt:variant>
      <vt:variant>
        <vt:lpwstr/>
      </vt:variant>
      <vt:variant>
        <vt:lpwstr>_Toc132211106</vt:lpwstr>
      </vt:variant>
      <vt:variant>
        <vt:i4>1507379</vt:i4>
      </vt:variant>
      <vt:variant>
        <vt:i4>104</vt:i4>
      </vt:variant>
      <vt:variant>
        <vt:i4>0</vt:i4>
      </vt:variant>
      <vt:variant>
        <vt:i4>5</vt:i4>
      </vt:variant>
      <vt:variant>
        <vt:lpwstr/>
      </vt:variant>
      <vt:variant>
        <vt:lpwstr>_Toc132211105</vt:lpwstr>
      </vt:variant>
      <vt:variant>
        <vt:i4>1507379</vt:i4>
      </vt:variant>
      <vt:variant>
        <vt:i4>98</vt:i4>
      </vt:variant>
      <vt:variant>
        <vt:i4>0</vt:i4>
      </vt:variant>
      <vt:variant>
        <vt:i4>5</vt:i4>
      </vt:variant>
      <vt:variant>
        <vt:lpwstr/>
      </vt:variant>
      <vt:variant>
        <vt:lpwstr>_Toc132211104</vt:lpwstr>
      </vt:variant>
      <vt:variant>
        <vt:i4>1507379</vt:i4>
      </vt:variant>
      <vt:variant>
        <vt:i4>92</vt:i4>
      </vt:variant>
      <vt:variant>
        <vt:i4>0</vt:i4>
      </vt:variant>
      <vt:variant>
        <vt:i4>5</vt:i4>
      </vt:variant>
      <vt:variant>
        <vt:lpwstr/>
      </vt:variant>
      <vt:variant>
        <vt:lpwstr>_Toc132211103</vt:lpwstr>
      </vt:variant>
      <vt:variant>
        <vt:i4>1507379</vt:i4>
      </vt:variant>
      <vt:variant>
        <vt:i4>86</vt:i4>
      </vt:variant>
      <vt:variant>
        <vt:i4>0</vt:i4>
      </vt:variant>
      <vt:variant>
        <vt:i4>5</vt:i4>
      </vt:variant>
      <vt:variant>
        <vt:lpwstr/>
      </vt:variant>
      <vt:variant>
        <vt:lpwstr>_Toc132211102</vt:lpwstr>
      </vt:variant>
      <vt:variant>
        <vt:i4>1507379</vt:i4>
      </vt:variant>
      <vt:variant>
        <vt:i4>80</vt:i4>
      </vt:variant>
      <vt:variant>
        <vt:i4>0</vt:i4>
      </vt:variant>
      <vt:variant>
        <vt:i4>5</vt:i4>
      </vt:variant>
      <vt:variant>
        <vt:lpwstr/>
      </vt:variant>
      <vt:variant>
        <vt:lpwstr>_Toc132211101</vt:lpwstr>
      </vt:variant>
      <vt:variant>
        <vt:i4>1507379</vt:i4>
      </vt:variant>
      <vt:variant>
        <vt:i4>74</vt:i4>
      </vt:variant>
      <vt:variant>
        <vt:i4>0</vt:i4>
      </vt:variant>
      <vt:variant>
        <vt:i4>5</vt:i4>
      </vt:variant>
      <vt:variant>
        <vt:lpwstr/>
      </vt:variant>
      <vt:variant>
        <vt:lpwstr>_Toc132211100</vt:lpwstr>
      </vt:variant>
      <vt:variant>
        <vt:i4>1966130</vt:i4>
      </vt:variant>
      <vt:variant>
        <vt:i4>68</vt:i4>
      </vt:variant>
      <vt:variant>
        <vt:i4>0</vt:i4>
      </vt:variant>
      <vt:variant>
        <vt:i4>5</vt:i4>
      </vt:variant>
      <vt:variant>
        <vt:lpwstr/>
      </vt:variant>
      <vt:variant>
        <vt:lpwstr>_Toc132211099</vt:lpwstr>
      </vt:variant>
      <vt:variant>
        <vt:i4>1966130</vt:i4>
      </vt:variant>
      <vt:variant>
        <vt:i4>62</vt:i4>
      </vt:variant>
      <vt:variant>
        <vt:i4>0</vt:i4>
      </vt:variant>
      <vt:variant>
        <vt:i4>5</vt:i4>
      </vt:variant>
      <vt:variant>
        <vt:lpwstr/>
      </vt:variant>
      <vt:variant>
        <vt:lpwstr>_Toc132211098</vt:lpwstr>
      </vt:variant>
      <vt:variant>
        <vt:i4>1966130</vt:i4>
      </vt:variant>
      <vt:variant>
        <vt:i4>56</vt:i4>
      </vt:variant>
      <vt:variant>
        <vt:i4>0</vt:i4>
      </vt:variant>
      <vt:variant>
        <vt:i4>5</vt:i4>
      </vt:variant>
      <vt:variant>
        <vt:lpwstr/>
      </vt:variant>
      <vt:variant>
        <vt:lpwstr>_Toc132211097</vt:lpwstr>
      </vt:variant>
      <vt:variant>
        <vt:i4>1966130</vt:i4>
      </vt:variant>
      <vt:variant>
        <vt:i4>50</vt:i4>
      </vt:variant>
      <vt:variant>
        <vt:i4>0</vt:i4>
      </vt:variant>
      <vt:variant>
        <vt:i4>5</vt:i4>
      </vt:variant>
      <vt:variant>
        <vt:lpwstr/>
      </vt:variant>
      <vt:variant>
        <vt:lpwstr>_Toc132211096</vt:lpwstr>
      </vt:variant>
      <vt:variant>
        <vt:i4>1966130</vt:i4>
      </vt:variant>
      <vt:variant>
        <vt:i4>44</vt:i4>
      </vt:variant>
      <vt:variant>
        <vt:i4>0</vt:i4>
      </vt:variant>
      <vt:variant>
        <vt:i4>5</vt:i4>
      </vt:variant>
      <vt:variant>
        <vt:lpwstr/>
      </vt:variant>
      <vt:variant>
        <vt:lpwstr>_Toc132211095</vt:lpwstr>
      </vt:variant>
      <vt:variant>
        <vt:i4>1966130</vt:i4>
      </vt:variant>
      <vt:variant>
        <vt:i4>38</vt:i4>
      </vt:variant>
      <vt:variant>
        <vt:i4>0</vt:i4>
      </vt:variant>
      <vt:variant>
        <vt:i4>5</vt:i4>
      </vt:variant>
      <vt:variant>
        <vt:lpwstr/>
      </vt:variant>
      <vt:variant>
        <vt:lpwstr>_Toc132211094</vt:lpwstr>
      </vt:variant>
      <vt:variant>
        <vt:i4>1966130</vt:i4>
      </vt:variant>
      <vt:variant>
        <vt:i4>32</vt:i4>
      </vt:variant>
      <vt:variant>
        <vt:i4>0</vt:i4>
      </vt:variant>
      <vt:variant>
        <vt:i4>5</vt:i4>
      </vt:variant>
      <vt:variant>
        <vt:lpwstr/>
      </vt:variant>
      <vt:variant>
        <vt:lpwstr>_Toc132211093</vt:lpwstr>
      </vt:variant>
      <vt:variant>
        <vt:i4>1966130</vt:i4>
      </vt:variant>
      <vt:variant>
        <vt:i4>26</vt:i4>
      </vt:variant>
      <vt:variant>
        <vt:i4>0</vt:i4>
      </vt:variant>
      <vt:variant>
        <vt:i4>5</vt:i4>
      </vt:variant>
      <vt:variant>
        <vt:lpwstr/>
      </vt:variant>
      <vt:variant>
        <vt:lpwstr>_Toc132211092</vt:lpwstr>
      </vt:variant>
      <vt:variant>
        <vt:i4>1966130</vt:i4>
      </vt:variant>
      <vt:variant>
        <vt:i4>20</vt:i4>
      </vt:variant>
      <vt:variant>
        <vt:i4>0</vt:i4>
      </vt:variant>
      <vt:variant>
        <vt:i4>5</vt:i4>
      </vt:variant>
      <vt:variant>
        <vt:lpwstr/>
      </vt:variant>
      <vt:variant>
        <vt:lpwstr>_Toc132211091</vt:lpwstr>
      </vt:variant>
      <vt:variant>
        <vt:i4>1966130</vt:i4>
      </vt:variant>
      <vt:variant>
        <vt:i4>14</vt:i4>
      </vt:variant>
      <vt:variant>
        <vt:i4>0</vt:i4>
      </vt:variant>
      <vt:variant>
        <vt:i4>5</vt:i4>
      </vt:variant>
      <vt:variant>
        <vt:lpwstr/>
      </vt:variant>
      <vt:variant>
        <vt:lpwstr>_Toc132211090</vt:lpwstr>
      </vt:variant>
      <vt:variant>
        <vt:i4>2031666</vt:i4>
      </vt:variant>
      <vt:variant>
        <vt:i4>8</vt:i4>
      </vt:variant>
      <vt:variant>
        <vt:i4>0</vt:i4>
      </vt:variant>
      <vt:variant>
        <vt:i4>5</vt:i4>
      </vt:variant>
      <vt:variant>
        <vt:lpwstr/>
      </vt:variant>
      <vt:variant>
        <vt:lpwstr>_Toc132211089</vt:lpwstr>
      </vt:variant>
      <vt:variant>
        <vt:i4>2031666</vt:i4>
      </vt:variant>
      <vt:variant>
        <vt:i4>2</vt:i4>
      </vt:variant>
      <vt:variant>
        <vt:i4>0</vt:i4>
      </vt:variant>
      <vt:variant>
        <vt:i4>5</vt:i4>
      </vt:variant>
      <vt:variant>
        <vt:lpwstr/>
      </vt:variant>
      <vt:variant>
        <vt:lpwstr>_Toc132211088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Chaira</dc:creator>
  <cp:keywords/>
  <dc:description/>
  <cp:lastModifiedBy>Mastora Siahaan</cp:lastModifiedBy>
  <cp:revision>2</cp:revision>
  <dcterms:created xsi:type="dcterms:W3CDTF">2024-04-03T21:28:00Z</dcterms:created>
  <dcterms:modified xsi:type="dcterms:W3CDTF">2024-04-03T21:28:00Z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